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5FD" w:rsidRDefault="007B05FD" w:rsidP="00A54CE7">
      <w:pPr>
        <w:pBdr>
          <w:bottom w:val="single" w:sz="6" w:space="0" w:color="A2A9B1"/>
        </w:pBdr>
        <w:spacing w:after="0" w:line="360" w:lineRule="auto"/>
        <w:jc w:val="center"/>
        <w:outlineLvl w:val="0"/>
        <w:rPr>
          <w:rFonts w:ascii="Times New Roman" w:eastAsia="Times New Roman" w:hAnsi="Times New Roman" w:cs="Times New Roman"/>
          <w:color w:val="FF0000"/>
          <w:kern w:val="36"/>
          <w:sz w:val="43"/>
          <w:szCs w:val="43"/>
        </w:rPr>
      </w:pPr>
      <w:r>
        <w:rPr>
          <w:rFonts w:ascii="Times New Roman" w:eastAsia="Times New Roman" w:hAnsi="Times New Roman" w:cs="Times New Roman"/>
          <w:noProof/>
          <w:color w:val="FF0000"/>
          <w:kern w:val="36"/>
          <w:sz w:val="43"/>
          <w:szCs w:val="43"/>
        </w:rPr>
        <mc:AlternateContent>
          <mc:Choice Requires="wps">
            <w:drawing>
              <wp:anchor distT="0" distB="0" distL="114300" distR="114300" simplePos="0" relativeHeight="251660288" behindDoc="0" locked="0" layoutInCell="1" allowOverlap="1">
                <wp:simplePos x="0" y="0"/>
                <wp:positionH relativeFrom="column">
                  <wp:posOffset>278296</wp:posOffset>
                </wp:positionH>
                <wp:positionV relativeFrom="paragraph">
                  <wp:posOffset>0</wp:posOffset>
                </wp:positionV>
                <wp:extent cx="5661329" cy="1518699"/>
                <wp:effectExtent l="57150" t="38100" r="73025" b="100965"/>
                <wp:wrapNone/>
                <wp:docPr id="10" name="Rectangle 10"/>
                <wp:cNvGraphicFramePr/>
                <a:graphic xmlns:a="http://schemas.openxmlformats.org/drawingml/2006/main">
                  <a:graphicData uri="http://schemas.microsoft.com/office/word/2010/wordprocessingShape">
                    <wps:wsp>
                      <wps:cNvSpPr/>
                      <wps:spPr>
                        <a:xfrm>
                          <a:off x="0" y="0"/>
                          <a:ext cx="5661329" cy="151869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b/>
                                <w:bCs/>
                                <w:color w:val="333333"/>
                                <w:sz w:val="26"/>
                                <w:szCs w:val="26"/>
                              </w:rPr>
                              <w:t>Ngôn ngữ lập trình (programming language)</w:t>
                            </w:r>
                            <w:r w:rsidRPr="007B05FD">
                              <w:rPr>
                                <w:rFonts w:ascii="Segoe UI" w:eastAsia="Times New Roman" w:hAnsi="Segoe UI" w:cs="Segoe UI"/>
                                <w:color w:val="333333"/>
                                <w:sz w:val="26"/>
                                <w:szCs w:val="26"/>
                              </w:rPr>
                              <w:t xml:space="preserve"> là </w:t>
                            </w:r>
                            <w:r w:rsidRPr="007B05FD">
                              <w:rPr>
                                <w:rFonts w:ascii="Segoe UI" w:eastAsia="Times New Roman" w:hAnsi="Segoe UI" w:cs="Segoe UI"/>
                                <w:color w:val="333333"/>
                                <w:sz w:val="26"/>
                                <w:szCs w:val="26"/>
                                <w:highlight w:val="yellow"/>
                              </w:rPr>
                              <w:t>dạng ngôn ngữ được chuẩn hóa theo một hệ thống các quy tắc riêng</w:t>
                            </w:r>
                            <w:r w:rsidRPr="007B05FD">
                              <w:rPr>
                                <w:rFonts w:ascii="Segoe UI" w:eastAsia="Times New Roman" w:hAnsi="Segoe UI" w:cs="Segoe UI"/>
                                <w:color w:val="333333"/>
                                <w:sz w:val="26"/>
                                <w:szCs w:val="26"/>
                              </w:rPr>
                              <w:t>, sao cho qua đó người lập trình có thể mô tả các chương trình làm việc dành cho thiết bị điện tử mà cả con người và các thiết bị đó đều hiểu được.</w:t>
                            </w:r>
                          </w:p>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color w:val="333333"/>
                                <w:sz w:val="26"/>
                                <w:szCs w:val="26"/>
                              </w:rPr>
                              <w:t>Có nhiều </w:t>
                            </w:r>
                            <w:r w:rsidRPr="007B05FD">
                              <w:rPr>
                                <w:rFonts w:ascii="Segoe UI" w:eastAsia="Times New Roman" w:hAnsi="Segoe UI" w:cs="Segoe UI"/>
                                <w:b/>
                                <w:bCs/>
                                <w:color w:val="333333"/>
                                <w:sz w:val="26"/>
                                <w:szCs w:val="26"/>
                              </w:rPr>
                              <w:t>ngôn ngữ lập trình</w:t>
                            </w:r>
                            <w:r w:rsidRPr="007B05FD">
                              <w:rPr>
                                <w:rFonts w:ascii="Segoe UI" w:eastAsia="Times New Roman" w:hAnsi="Segoe UI" w:cs="Segoe UI"/>
                                <w:color w:val="333333"/>
                                <w:sz w:val="26"/>
                                <w:szCs w:val="26"/>
                              </w:rPr>
                              <w:t>. Các </w:t>
                            </w:r>
                            <w:r w:rsidRPr="007B05FD">
                              <w:rPr>
                                <w:rFonts w:ascii="Segoe UI" w:eastAsia="Times New Roman" w:hAnsi="Segoe UI" w:cs="Segoe UI"/>
                                <w:b/>
                                <w:bCs/>
                                <w:color w:val="333333"/>
                                <w:sz w:val="26"/>
                                <w:szCs w:val="26"/>
                              </w:rPr>
                              <w:t>ngôn ngữ lập trình khác nhau</w:t>
                            </w:r>
                            <w:r w:rsidRPr="007B05FD">
                              <w:rPr>
                                <w:rFonts w:ascii="Segoe UI" w:eastAsia="Times New Roman" w:hAnsi="Segoe UI" w:cs="Segoe UI"/>
                                <w:color w:val="333333"/>
                                <w:sz w:val="26"/>
                                <w:szCs w:val="26"/>
                              </w:rPr>
                              <w:t> có các quy tắc riêng khác nhau.</w:t>
                            </w:r>
                          </w:p>
                          <w:p w:rsidR="00E9783B" w:rsidRDefault="00E9783B" w:rsidP="007B05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left:0;text-align:left;margin-left:21.9pt;margin-top:0;width:445.75pt;height:11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b/>
                          <w:bCs/>
                          <w:color w:val="333333"/>
                          <w:sz w:val="26"/>
                          <w:szCs w:val="26"/>
                        </w:rPr>
                        <w:t>Ngôn ngữ lập trình (programming language)</w:t>
                      </w:r>
                      <w:r w:rsidRPr="007B05FD">
                        <w:rPr>
                          <w:rFonts w:ascii="Segoe UI" w:eastAsia="Times New Roman" w:hAnsi="Segoe UI" w:cs="Segoe UI"/>
                          <w:color w:val="333333"/>
                          <w:sz w:val="26"/>
                          <w:szCs w:val="26"/>
                        </w:rPr>
                        <w:t xml:space="preserve"> là </w:t>
                      </w:r>
                      <w:r w:rsidRPr="007B05FD">
                        <w:rPr>
                          <w:rFonts w:ascii="Segoe UI" w:eastAsia="Times New Roman" w:hAnsi="Segoe UI" w:cs="Segoe UI"/>
                          <w:color w:val="333333"/>
                          <w:sz w:val="26"/>
                          <w:szCs w:val="26"/>
                          <w:highlight w:val="yellow"/>
                        </w:rPr>
                        <w:t>dạng ngôn ngữ được chuẩn hóa theo một hệ thống các quy tắc riêng</w:t>
                      </w:r>
                      <w:r w:rsidRPr="007B05FD">
                        <w:rPr>
                          <w:rFonts w:ascii="Segoe UI" w:eastAsia="Times New Roman" w:hAnsi="Segoe UI" w:cs="Segoe UI"/>
                          <w:color w:val="333333"/>
                          <w:sz w:val="26"/>
                          <w:szCs w:val="26"/>
                        </w:rPr>
                        <w:t>, sao cho qua đó người lập trình có thể mô tả các chương trình làm việc dành cho thiết bị điện tử mà cả con người và các thiết bị đó đều hiểu được.</w:t>
                      </w:r>
                    </w:p>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color w:val="333333"/>
                          <w:sz w:val="26"/>
                          <w:szCs w:val="26"/>
                        </w:rPr>
                        <w:t>Có nhiều </w:t>
                      </w:r>
                      <w:r w:rsidRPr="007B05FD">
                        <w:rPr>
                          <w:rFonts w:ascii="Segoe UI" w:eastAsia="Times New Roman" w:hAnsi="Segoe UI" w:cs="Segoe UI"/>
                          <w:b/>
                          <w:bCs/>
                          <w:color w:val="333333"/>
                          <w:sz w:val="26"/>
                          <w:szCs w:val="26"/>
                        </w:rPr>
                        <w:t>ngôn ngữ lập trình</w:t>
                      </w:r>
                      <w:r w:rsidRPr="007B05FD">
                        <w:rPr>
                          <w:rFonts w:ascii="Segoe UI" w:eastAsia="Times New Roman" w:hAnsi="Segoe UI" w:cs="Segoe UI"/>
                          <w:color w:val="333333"/>
                          <w:sz w:val="26"/>
                          <w:szCs w:val="26"/>
                        </w:rPr>
                        <w:t>. Các </w:t>
                      </w:r>
                      <w:r w:rsidRPr="007B05FD">
                        <w:rPr>
                          <w:rFonts w:ascii="Segoe UI" w:eastAsia="Times New Roman" w:hAnsi="Segoe UI" w:cs="Segoe UI"/>
                          <w:b/>
                          <w:bCs/>
                          <w:color w:val="333333"/>
                          <w:sz w:val="26"/>
                          <w:szCs w:val="26"/>
                        </w:rPr>
                        <w:t>ngôn ngữ lập trình khác nhau</w:t>
                      </w:r>
                      <w:r w:rsidRPr="007B05FD">
                        <w:rPr>
                          <w:rFonts w:ascii="Segoe UI" w:eastAsia="Times New Roman" w:hAnsi="Segoe UI" w:cs="Segoe UI"/>
                          <w:color w:val="333333"/>
                          <w:sz w:val="26"/>
                          <w:szCs w:val="26"/>
                        </w:rPr>
                        <w:t> có các quy tắc riêng khác nhau.</w:t>
                      </w:r>
                    </w:p>
                    <w:p w:rsidR="00E9783B" w:rsidRDefault="00E9783B" w:rsidP="007B05FD">
                      <w:pPr>
                        <w:jc w:val="center"/>
                      </w:pPr>
                    </w:p>
                  </w:txbxContent>
                </v:textbox>
              </v:rect>
            </w:pict>
          </mc:Fallback>
        </mc:AlternateContent>
      </w:r>
      <w:r>
        <w:rPr>
          <w:rFonts w:ascii="Times New Roman" w:eastAsia="Times New Roman" w:hAnsi="Times New Roman" w:cs="Times New Roman"/>
          <w:noProof/>
          <w:color w:val="FF0000"/>
          <w:kern w:val="36"/>
          <w:sz w:val="43"/>
          <w:szCs w:val="43"/>
        </w:rPr>
        <mc:AlternateContent>
          <mc:Choice Requires="wps">
            <w:drawing>
              <wp:anchor distT="0" distB="0" distL="114300" distR="114300" simplePos="0" relativeHeight="251659264" behindDoc="0" locked="0" layoutInCell="1" allowOverlap="1" wp14:anchorId="5F0A98F9" wp14:editId="349B77A7">
                <wp:simplePos x="0" y="0"/>
                <wp:positionH relativeFrom="column">
                  <wp:posOffset>1191895</wp:posOffset>
                </wp:positionH>
                <wp:positionV relativeFrom="paragraph">
                  <wp:posOffset>-898525</wp:posOffset>
                </wp:positionV>
                <wp:extent cx="3490595" cy="826770"/>
                <wp:effectExtent l="0" t="0" r="14605" b="11430"/>
                <wp:wrapNone/>
                <wp:docPr id="4" name="Oval 4"/>
                <wp:cNvGraphicFramePr/>
                <a:graphic xmlns:a="http://schemas.openxmlformats.org/drawingml/2006/main">
                  <a:graphicData uri="http://schemas.microsoft.com/office/word/2010/wordprocessingShape">
                    <wps:wsp>
                      <wps:cNvSpPr/>
                      <wps:spPr>
                        <a:xfrm>
                          <a:off x="0" y="0"/>
                          <a:ext cx="3490595" cy="8267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783B" w:rsidRPr="007B05FD" w:rsidRDefault="00E9783B" w:rsidP="007B05FD">
                            <w:pPr>
                              <w:pBdr>
                                <w:bottom w:val="single" w:sz="6" w:space="6" w:color="EEEEEE"/>
                              </w:pBdr>
                              <w:shd w:val="clear" w:color="auto" w:fill="FFFFFF"/>
                              <w:spacing w:before="300" w:after="300" w:line="439" w:lineRule="atLeast"/>
                              <w:outlineLvl w:val="1"/>
                              <w:rPr>
                                <w:rFonts w:ascii="Segoe UI" w:eastAsia="Times New Roman" w:hAnsi="Segoe UI" w:cs="Segoe UI"/>
                                <w:color w:val="333333"/>
                                <w:sz w:val="26"/>
                                <w:szCs w:val="26"/>
                              </w:rPr>
                            </w:pPr>
                            <w:r>
                              <w:rPr>
                                <w:rFonts w:ascii="Segoe UI" w:eastAsia="Times New Roman" w:hAnsi="Segoe UI" w:cs="Segoe UI"/>
                                <w:color w:val="333333"/>
                                <w:sz w:val="33"/>
                                <w:szCs w:val="33"/>
                              </w:rPr>
                              <w:t>Ngôn ngữ lập trình là gì?</w:t>
                            </w:r>
                          </w:p>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color w:val="333333"/>
                                <w:sz w:val="26"/>
                                <w:szCs w:val="26"/>
                              </w:rPr>
                              <w:t>Có nhiều </w:t>
                            </w:r>
                            <w:r w:rsidRPr="007B05FD">
                              <w:rPr>
                                <w:rFonts w:ascii="Segoe UI" w:eastAsia="Times New Roman" w:hAnsi="Segoe UI" w:cs="Segoe UI"/>
                                <w:b/>
                                <w:bCs/>
                                <w:color w:val="333333"/>
                                <w:sz w:val="26"/>
                                <w:szCs w:val="26"/>
                              </w:rPr>
                              <w:t>ngôn ngữ lập trình</w:t>
                            </w:r>
                            <w:r w:rsidRPr="007B05FD">
                              <w:rPr>
                                <w:rFonts w:ascii="Segoe UI" w:eastAsia="Times New Roman" w:hAnsi="Segoe UI" w:cs="Segoe UI"/>
                                <w:color w:val="333333"/>
                                <w:sz w:val="26"/>
                                <w:szCs w:val="26"/>
                              </w:rPr>
                              <w:t>. Các </w:t>
                            </w:r>
                            <w:r w:rsidRPr="007B05FD">
                              <w:rPr>
                                <w:rFonts w:ascii="Segoe UI" w:eastAsia="Times New Roman" w:hAnsi="Segoe UI" w:cs="Segoe UI"/>
                                <w:b/>
                                <w:bCs/>
                                <w:color w:val="333333"/>
                                <w:sz w:val="26"/>
                                <w:szCs w:val="26"/>
                              </w:rPr>
                              <w:t>ngôn ngữ lập trình khác nhau</w:t>
                            </w:r>
                            <w:r w:rsidRPr="007B05FD">
                              <w:rPr>
                                <w:rFonts w:ascii="Segoe UI" w:eastAsia="Times New Roman" w:hAnsi="Segoe UI" w:cs="Segoe UI"/>
                                <w:color w:val="333333"/>
                                <w:sz w:val="26"/>
                                <w:szCs w:val="26"/>
                              </w:rPr>
                              <w:t> có các quy tắc riêng khác nhau.</w:t>
                            </w:r>
                          </w:p>
                          <w:p w:rsidR="00E9783B" w:rsidRDefault="00E9783B" w:rsidP="007B05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93.85pt;margin-top:-70.75pt;width:274.85pt;height:6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" fillcolor="white [3201]" strokecolor="#f79646 [3209]" strokeweight="2pt">
                <v:textbox>
                  <w:txbxContent>
                    <w:p w:rsidR="00E9783B" w:rsidRPr="007B05FD" w:rsidRDefault="00E9783B" w:rsidP="007B05FD">
                      <w:pPr>
                        <w:pBdr>
                          <w:bottom w:val="single" w:sz="6" w:space="6" w:color="EEEEEE"/>
                        </w:pBdr>
                        <w:shd w:val="clear" w:color="auto" w:fill="FFFFFF"/>
                        <w:spacing w:before="300" w:after="300" w:line="439" w:lineRule="atLeast"/>
                        <w:outlineLvl w:val="1"/>
                        <w:rPr>
                          <w:rFonts w:ascii="Segoe UI" w:eastAsia="Times New Roman" w:hAnsi="Segoe UI" w:cs="Segoe UI"/>
                          <w:color w:val="333333"/>
                          <w:sz w:val="26"/>
                          <w:szCs w:val="26"/>
                        </w:rPr>
                      </w:pPr>
                      <w:r>
                        <w:rPr>
                          <w:rFonts w:ascii="Segoe UI" w:eastAsia="Times New Roman" w:hAnsi="Segoe UI" w:cs="Segoe UI"/>
                          <w:color w:val="333333"/>
                          <w:sz w:val="33"/>
                          <w:szCs w:val="33"/>
                        </w:rPr>
                        <w:t>Ngôn ngữ lập trình là gì?</w:t>
                      </w:r>
                    </w:p>
                    <w:p w:rsidR="00E9783B" w:rsidRPr="007B05FD" w:rsidRDefault="00E9783B" w:rsidP="007B05FD">
                      <w:pPr>
                        <w:shd w:val="clear" w:color="auto" w:fill="FFFFFF"/>
                        <w:spacing w:after="225" w:line="240" w:lineRule="auto"/>
                        <w:rPr>
                          <w:rFonts w:ascii="Segoe UI" w:eastAsia="Times New Roman" w:hAnsi="Segoe UI" w:cs="Segoe UI"/>
                          <w:color w:val="333333"/>
                          <w:sz w:val="26"/>
                          <w:szCs w:val="26"/>
                        </w:rPr>
                      </w:pPr>
                      <w:r w:rsidRPr="007B05FD">
                        <w:rPr>
                          <w:rFonts w:ascii="Segoe UI" w:eastAsia="Times New Roman" w:hAnsi="Segoe UI" w:cs="Segoe UI"/>
                          <w:color w:val="333333"/>
                          <w:sz w:val="26"/>
                          <w:szCs w:val="26"/>
                        </w:rPr>
                        <w:t>Có nhiều </w:t>
                      </w:r>
                      <w:r w:rsidRPr="007B05FD">
                        <w:rPr>
                          <w:rFonts w:ascii="Segoe UI" w:eastAsia="Times New Roman" w:hAnsi="Segoe UI" w:cs="Segoe UI"/>
                          <w:b/>
                          <w:bCs/>
                          <w:color w:val="333333"/>
                          <w:sz w:val="26"/>
                          <w:szCs w:val="26"/>
                        </w:rPr>
                        <w:t>ngôn ngữ lập trình</w:t>
                      </w:r>
                      <w:r w:rsidRPr="007B05FD">
                        <w:rPr>
                          <w:rFonts w:ascii="Segoe UI" w:eastAsia="Times New Roman" w:hAnsi="Segoe UI" w:cs="Segoe UI"/>
                          <w:color w:val="333333"/>
                          <w:sz w:val="26"/>
                          <w:szCs w:val="26"/>
                        </w:rPr>
                        <w:t>. Các </w:t>
                      </w:r>
                      <w:r w:rsidRPr="007B05FD">
                        <w:rPr>
                          <w:rFonts w:ascii="Segoe UI" w:eastAsia="Times New Roman" w:hAnsi="Segoe UI" w:cs="Segoe UI"/>
                          <w:b/>
                          <w:bCs/>
                          <w:color w:val="333333"/>
                          <w:sz w:val="26"/>
                          <w:szCs w:val="26"/>
                        </w:rPr>
                        <w:t>ngôn ngữ lập trình khác nhau</w:t>
                      </w:r>
                      <w:r w:rsidRPr="007B05FD">
                        <w:rPr>
                          <w:rFonts w:ascii="Segoe UI" w:eastAsia="Times New Roman" w:hAnsi="Segoe UI" w:cs="Segoe UI"/>
                          <w:color w:val="333333"/>
                          <w:sz w:val="26"/>
                          <w:szCs w:val="26"/>
                        </w:rPr>
                        <w:t> có các quy tắc riêng khác nhau.</w:t>
                      </w:r>
                    </w:p>
                    <w:p w:rsidR="00E9783B" w:rsidRDefault="00E9783B" w:rsidP="007B05FD">
                      <w:pPr>
                        <w:jc w:val="center"/>
                      </w:pPr>
                    </w:p>
                  </w:txbxContent>
                </v:textbox>
              </v:oval>
            </w:pict>
          </mc:Fallback>
        </mc:AlternateContent>
      </w:r>
    </w:p>
    <w:p w:rsidR="007B05FD" w:rsidRDefault="007B05FD" w:rsidP="00A54CE7">
      <w:pPr>
        <w:pBdr>
          <w:bottom w:val="single" w:sz="6" w:space="0" w:color="A2A9B1"/>
        </w:pBdr>
        <w:spacing w:after="0" w:line="360" w:lineRule="auto"/>
        <w:jc w:val="center"/>
        <w:outlineLvl w:val="0"/>
        <w:rPr>
          <w:rFonts w:ascii="Times New Roman" w:eastAsia="Times New Roman" w:hAnsi="Times New Roman" w:cs="Times New Roman"/>
          <w:color w:val="FF0000"/>
          <w:kern w:val="36"/>
          <w:sz w:val="43"/>
          <w:szCs w:val="43"/>
        </w:rPr>
      </w:pPr>
    </w:p>
    <w:p w:rsidR="007B05FD" w:rsidRDefault="007B05FD" w:rsidP="00A54CE7">
      <w:pPr>
        <w:pBdr>
          <w:bottom w:val="single" w:sz="6" w:space="0" w:color="A2A9B1"/>
        </w:pBdr>
        <w:spacing w:after="0" w:line="360" w:lineRule="auto"/>
        <w:outlineLvl w:val="0"/>
        <w:rPr>
          <w:rFonts w:ascii="Times New Roman" w:eastAsia="Times New Roman" w:hAnsi="Times New Roman" w:cs="Times New Roman"/>
          <w:color w:val="FF0000"/>
          <w:kern w:val="36"/>
          <w:sz w:val="43"/>
          <w:szCs w:val="43"/>
        </w:rPr>
      </w:pPr>
    </w:p>
    <w:p w:rsidR="007B05FD" w:rsidRDefault="007B05FD" w:rsidP="00A54CE7">
      <w:pPr>
        <w:pBdr>
          <w:bottom w:val="single" w:sz="6" w:space="0" w:color="A2A9B1"/>
        </w:pBdr>
        <w:spacing w:after="0" w:line="360" w:lineRule="auto"/>
        <w:outlineLvl w:val="0"/>
        <w:rPr>
          <w:rFonts w:ascii="Times New Roman" w:eastAsia="Times New Roman" w:hAnsi="Times New Roman" w:cs="Times New Roman"/>
          <w:color w:val="FF0000"/>
          <w:kern w:val="36"/>
          <w:sz w:val="43"/>
          <w:szCs w:val="43"/>
        </w:rPr>
      </w:pPr>
    </w:p>
    <w:p w:rsidR="007B05FD" w:rsidRDefault="007B05FD" w:rsidP="00A54CE7">
      <w:pPr>
        <w:pStyle w:val="Heading3"/>
        <w:shd w:val="clear" w:color="auto" w:fill="FFFFFF"/>
        <w:spacing w:before="0" w:beforeAutospacing="0" w:after="0" w:afterAutospacing="0" w:line="360" w:lineRule="auto"/>
        <w:jc w:val="center"/>
        <w:rPr>
          <w:color w:val="FF0000"/>
          <w:sz w:val="34"/>
          <w:szCs w:val="34"/>
        </w:rPr>
      </w:pPr>
      <w:r w:rsidRPr="00A54437">
        <w:rPr>
          <w:color w:val="FF0000"/>
          <w:sz w:val="34"/>
          <w:szCs w:val="34"/>
        </w:rPr>
        <w:t>Python</w:t>
      </w:r>
      <w:r>
        <w:rPr>
          <w:color w:val="FF0000"/>
          <w:sz w:val="34"/>
          <w:szCs w:val="34"/>
        </w:rPr>
        <w:t xml:space="preserve"> =&gt; Python được phát triển để chạy trên nền unix</w:t>
      </w:r>
    </w:p>
    <w:p w:rsidR="007B05FD" w:rsidRPr="00025F3B" w:rsidRDefault="007B05FD" w:rsidP="00A54CE7">
      <w:pPr>
        <w:numPr>
          <w:ilvl w:val="0"/>
          <w:numId w:val="15"/>
        </w:numPr>
        <w:shd w:val="clear" w:color="auto" w:fill="FFFFFF"/>
        <w:spacing w:after="0" w:line="360" w:lineRule="auto"/>
        <w:ind w:left="450"/>
        <w:textAlignment w:val="baseline"/>
        <w:rPr>
          <w:rFonts w:ascii="inherit" w:eastAsia="Times New Roman" w:hAnsi="inherit" w:cs="Arial"/>
          <w:color w:val="333333"/>
          <w:sz w:val="21"/>
          <w:szCs w:val="21"/>
        </w:rPr>
      </w:pPr>
      <w:r w:rsidRPr="00A54437">
        <w:rPr>
          <w:rFonts w:ascii="inherit" w:eastAsia="Times New Roman" w:hAnsi="inherit" w:cs="Arial"/>
          <w:b/>
          <w:bCs/>
          <w:color w:val="333333"/>
          <w:sz w:val="28"/>
          <w:szCs w:val="28"/>
          <w:bdr w:val="none" w:sz="0" w:space="0" w:color="auto" w:frame="1"/>
        </w:rPr>
        <w:t>Python là gì</w:t>
      </w:r>
    </w:p>
    <w:p w:rsidR="00E7670B" w:rsidRDefault="00025F3B" w:rsidP="00A54CE7">
      <w:pPr>
        <w:pStyle w:val="NormalWeb"/>
        <w:shd w:val="clear" w:color="auto" w:fill="FFFFFF"/>
        <w:spacing w:before="0" w:beforeAutospacing="0" w:after="0" w:afterAutospacing="0" w:line="360" w:lineRule="auto"/>
        <w:rPr>
          <w:rFonts w:ascii="Arial" w:hAnsi="Arial" w:cs="Arial"/>
          <w:color w:val="7A7A7A"/>
        </w:rPr>
      </w:pPr>
      <w:r w:rsidRPr="00025F3B">
        <w:rPr>
          <w:rStyle w:val="Strong"/>
          <w:rFonts w:ascii="Open Sans" w:hAnsi="Open Sans"/>
          <w:sz w:val="26"/>
          <w:szCs w:val="26"/>
          <w:highlight w:val="cyan"/>
          <w:shd w:val="clear" w:color="auto" w:fill="FFFFFF"/>
        </w:rPr>
        <w:t>Python là ngôn ngữ lập trình hướng đối tượng đa năng có cấu trúc dữ liệu cấp cao mạnh mẽ và hệ thống thư viện lớn</w:t>
      </w:r>
      <w:r w:rsidRPr="00025F3B">
        <w:rPr>
          <w:rFonts w:ascii="Open Sans" w:hAnsi="Open Sans"/>
          <w:sz w:val="26"/>
          <w:szCs w:val="26"/>
          <w:highlight w:val="cyan"/>
          <w:shd w:val="clear" w:color="auto" w:fill="FFFFFF"/>
        </w:rPr>
        <w:t>.</w:t>
      </w:r>
      <w:r w:rsidRPr="00025F3B">
        <w:rPr>
          <w:rFonts w:ascii="Open Sans" w:hAnsi="Open Sans"/>
          <w:sz w:val="26"/>
          <w:szCs w:val="26"/>
          <w:shd w:val="clear" w:color="auto" w:fill="FFFFFF"/>
        </w:rPr>
        <w:t> </w:t>
      </w:r>
      <w:r>
        <w:rPr>
          <w:rFonts w:ascii="Arial" w:hAnsi="Arial" w:cs="Arial"/>
          <w:color w:val="7A7A7A"/>
        </w:rPr>
        <w:t xml:space="preserve"> có tốc độ phát triển nhanh </w:t>
      </w:r>
      <w:r w:rsidR="00E7670B">
        <w:rPr>
          <w:rFonts w:ascii="Arial" w:hAnsi="Arial" w:cs="Arial"/>
          <w:color w:val="7A7A7A"/>
        </w:rPr>
        <w:t>.</w:t>
      </w:r>
    </w:p>
    <w:p w:rsidR="00025F3B" w:rsidRPr="00762E98" w:rsidRDefault="00025F3B" w:rsidP="00A54CE7">
      <w:pPr>
        <w:pStyle w:val="NormalWeb"/>
        <w:shd w:val="clear" w:color="auto" w:fill="FFFFFF"/>
        <w:spacing w:before="0" w:beforeAutospacing="0" w:after="0" w:afterAutospacing="0" w:line="360" w:lineRule="auto"/>
        <w:rPr>
          <w:rFonts w:asciiTheme="majorHAnsi" w:hAnsiTheme="majorHAnsi" w:cs="Arial"/>
          <w:color w:val="333333"/>
          <w:sz w:val="28"/>
          <w:szCs w:val="28"/>
        </w:rPr>
      </w:pPr>
      <w:r w:rsidRPr="00762E98">
        <w:rPr>
          <w:rFonts w:asciiTheme="majorHAnsi" w:hAnsiTheme="majorHAnsi" w:cs="Arial"/>
          <w:color w:val="333333"/>
          <w:sz w:val="28"/>
          <w:szCs w:val="28"/>
        </w:rPr>
        <w:t xml:space="preserve">Python là ngôn ngữ lập trình </w:t>
      </w:r>
      <w:r w:rsidRPr="00762E98">
        <w:rPr>
          <w:rFonts w:asciiTheme="majorHAnsi" w:hAnsiTheme="majorHAnsi" w:cs="Arial"/>
          <w:color w:val="FF0000"/>
          <w:sz w:val="28"/>
          <w:szCs w:val="28"/>
        </w:rPr>
        <w:t xml:space="preserve">đa chức năng </w:t>
      </w:r>
      <w:r w:rsidRPr="00762E98">
        <w:rPr>
          <w:rFonts w:asciiTheme="majorHAnsi" w:hAnsiTheme="majorHAnsi" w:cs="Arial"/>
          <w:color w:val="333333"/>
          <w:sz w:val="28"/>
          <w:szCs w:val="28"/>
        </w:rPr>
        <w:t>có thể ứng dụng ở nhiều lĩnh vực khác nhau.</w:t>
      </w:r>
    </w:p>
    <w:p w:rsidR="00E7670B" w:rsidRPr="00762E98" w:rsidRDefault="007B05FD" w:rsidP="00A54CE7">
      <w:pPr>
        <w:pStyle w:val="NormalWeb"/>
        <w:shd w:val="clear" w:color="auto" w:fill="FFFFFF"/>
        <w:spacing w:before="0" w:beforeAutospacing="0" w:after="0" w:afterAutospacing="0" w:line="360" w:lineRule="auto"/>
        <w:rPr>
          <w:rFonts w:asciiTheme="majorHAnsi" w:hAnsiTheme="majorHAnsi" w:cs="Arial"/>
          <w:color w:val="FF0000"/>
          <w:sz w:val="28"/>
          <w:szCs w:val="28"/>
        </w:rPr>
      </w:pPr>
      <w:r w:rsidRPr="00762E98">
        <w:rPr>
          <w:rFonts w:asciiTheme="majorHAnsi" w:hAnsiTheme="majorHAnsi" w:cs="Arial"/>
          <w:color w:val="FF0000"/>
          <w:sz w:val="28"/>
          <w:szCs w:val="28"/>
        </w:rPr>
        <w:t xml:space="preserve"> Python là lựa chọn phổ biến khi ta cần viết scripts cho mục đích test và monitor. </w:t>
      </w:r>
    </w:p>
    <w:p w:rsidR="00E7670B" w:rsidRPr="00762E98" w:rsidRDefault="007B05FD" w:rsidP="00A54CE7">
      <w:pPr>
        <w:pStyle w:val="NormalWeb"/>
        <w:shd w:val="clear" w:color="auto" w:fill="FFFFFF"/>
        <w:spacing w:before="0" w:beforeAutospacing="0" w:after="0" w:afterAutospacing="0" w:line="360" w:lineRule="auto"/>
        <w:rPr>
          <w:rFonts w:asciiTheme="majorHAnsi" w:hAnsiTheme="majorHAnsi" w:cs="Arial"/>
          <w:color w:val="333333"/>
          <w:sz w:val="28"/>
          <w:szCs w:val="28"/>
        </w:rPr>
      </w:pPr>
      <w:r w:rsidRPr="00762E98">
        <w:rPr>
          <w:rFonts w:asciiTheme="majorHAnsi" w:hAnsiTheme="majorHAnsi" w:cs="Arial"/>
          <w:color w:val="FF0000"/>
          <w:sz w:val="28"/>
          <w:szCs w:val="28"/>
        </w:rPr>
        <w:t xml:space="preserve">Python </w:t>
      </w:r>
      <w:r w:rsidR="00E7670B" w:rsidRPr="00762E98">
        <w:rPr>
          <w:rFonts w:asciiTheme="majorHAnsi" w:hAnsiTheme="majorHAnsi" w:cs="Arial"/>
          <w:color w:val="FF0000"/>
          <w:sz w:val="28"/>
          <w:szCs w:val="28"/>
        </w:rPr>
        <w:t xml:space="preserve">có </w:t>
      </w:r>
      <w:r w:rsidRPr="00762E98">
        <w:rPr>
          <w:rFonts w:asciiTheme="majorHAnsi" w:hAnsiTheme="majorHAnsi" w:cs="Arial"/>
          <w:color w:val="FF0000"/>
          <w:sz w:val="28"/>
          <w:szCs w:val="28"/>
        </w:rPr>
        <w:t xml:space="preserve">khả năng kết hợp với các ngôn ngữ khác </w:t>
      </w:r>
      <w:r w:rsidR="00E7670B" w:rsidRPr="00762E98">
        <w:rPr>
          <w:rFonts w:asciiTheme="majorHAnsi" w:hAnsiTheme="majorHAnsi" w:cs="Arial"/>
          <w:color w:val="333333"/>
          <w:sz w:val="28"/>
          <w:szCs w:val="28"/>
        </w:rPr>
        <w:t>.</w:t>
      </w:r>
    </w:p>
    <w:p w:rsidR="00E7670B" w:rsidRPr="00762E98" w:rsidRDefault="007B05FD" w:rsidP="00A54CE7">
      <w:pPr>
        <w:shd w:val="clear" w:color="auto" w:fill="FFFFFF"/>
        <w:spacing w:after="0" w:line="360" w:lineRule="auto"/>
        <w:textAlignment w:val="baseline"/>
        <w:rPr>
          <w:rFonts w:asciiTheme="majorHAnsi" w:eastAsia="Times New Roman" w:hAnsiTheme="majorHAnsi" w:cs="Arial"/>
          <w:color w:val="333333"/>
          <w:sz w:val="28"/>
          <w:szCs w:val="28"/>
        </w:rPr>
      </w:pPr>
      <w:r w:rsidRPr="00762E98">
        <w:rPr>
          <w:rFonts w:asciiTheme="majorHAnsi" w:eastAsia="Times New Roman" w:hAnsiTheme="majorHAnsi" w:cs="Arial"/>
          <w:color w:val="333333"/>
          <w:sz w:val="28"/>
          <w:szCs w:val="28"/>
        </w:rPr>
        <w:t>Không như PHP, Python không được xây dựng chuyên cho môi trường web và không có dủ tính năng web cốt lõi cần có. Bởi vậy, chúng ta phải sử dụng web framework để phát triển ứng dụng web trên Python.</w:t>
      </w:r>
    </w:p>
    <w:p w:rsidR="007B05FD" w:rsidRPr="00762E98" w:rsidRDefault="007B05FD" w:rsidP="00A54CE7">
      <w:pPr>
        <w:shd w:val="clear" w:color="auto" w:fill="FFFFFF"/>
        <w:spacing w:after="0" w:line="360" w:lineRule="auto"/>
        <w:textAlignment w:val="baseline"/>
        <w:rPr>
          <w:rFonts w:asciiTheme="majorHAnsi" w:eastAsia="Times New Roman" w:hAnsiTheme="majorHAnsi" w:cs="Arial"/>
          <w:color w:val="333333"/>
          <w:sz w:val="28"/>
          <w:szCs w:val="28"/>
        </w:rPr>
      </w:pPr>
      <w:r w:rsidRPr="00762E98">
        <w:rPr>
          <w:rFonts w:asciiTheme="majorHAnsi" w:eastAsia="Times New Roman" w:hAnsiTheme="majorHAnsi" w:cs="Arial"/>
          <w:color w:val="333333"/>
          <w:sz w:val="28"/>
          <w:szCs w:val="28"/>
        </w:rPr>
        <w:t xml:space="preserve"> Kể </w:t>
      </w:r>
      <w:r w:rsidR="00E7670B" w:rsidRPr="00762E98">
        <w:rPr>
          <w:rFonts w:asciiTheme="majorHAnsi" w:eastAsia="Times New Roman" w:hAnsiTheme="majorHAnsi" w:cs="Arial"/>
          <w:color w:val="333333"/>
          <w:sz w:val="28"/>
          <w:szCs w:val="28"/>
        </w:rPr>
        <w:t>từ khi</w:t>
      </w:r>
      <w:r w:rsidRPr="00762E98">
        <w:rPr>
          <w:rFonts w:asciiTheme="majorHAnsi" w:eastAsia="Times New Roman" w:hAnsiTheme="majorHAnsi" w:cs="Arial"/>
          <w:color w:val="333333"/>
          <w:sz w:val="28"/>
          <w:szCs w:val="28"/>
        </w:rPr>
        <w:t xml:space="preserve"> xuất hiện các framework tuyệt vời như Django, lập trình viên web đã bắt đầu sử dụng Python nhiều hơn.</w:t>
      </w:r>
    </w:p>
    <w:p w:rsid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Style w:val="Strong"/>
          <w:rFonts w:ascii="Arial" w:hAnsi="Arial" w:cs="Arial"/>
          <w:i/>
          <w:iCs/>
          <w:color w:val="111111"/>
        </w:rPr>
        <w:t>Một số điểm cộng cho Python:</w:t>
      </w:r>
    </w:p>
    <w:p w:rsid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Fonts w:ascii="Arial" w:hAnsi="Arial" w:cs="Arial"/>
          <w:color w:val="7A7A7A"/>
        </w:rPr>
        <w:t>+ Cú pháp súc tích, cấu trúc rành mạch.</w:t>
      </w:r>
    </w:p>
    <w:p w:rsid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Fonts w:ascii="Arial" w:hAnsi="Arial" w:cs="Arial"/>
          <w:color w:val="7A7A7A"/>
        </w:rPr>
        <w:t>+ Tốc độ xử lý nhanh nhẹn.</w:t>
      </w:r>
    </w:p>
    <w:p w:rsid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Fonts w:ascii="Arial" w:hAnsi="Arial" w:cs="Arial"/>
          <w:color w:val="7A7A7A"/>
        </w:rPr>
        <w:t>+ Ứng dụng được trên mọi hệ điều hành (Windows, Linix, Unix, Mac OS, MS – DOS).</w:t>
      </w:r>
    </w:p>
    <w:p w:rsid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Fonts w:ascii="Arial" w:hAnsi="Arial" w:cs="Arial"/>
          <w:color w:val="7A7A7A"/>
        </w:rPr>
        <w:t>+ Rất nhiều người sử dụng (theo thống kê đến nay có hơn 400 triệu người).</w:t>
      </w:r>
    </w:p>
    <w:p w:rsidR="00025F3B" w:rsidRPr="00025F3B" w:rsidRDefault="00025F3B" w:rsidP="00A54CE7">
      <w:pPr>
        <w:pStyle w:val="NormalWeb"/>
        <w:shd w:val="clear" w:color="auto" w:fill="FFFFFF"/>
        <w:spacing w:before="0" w:beforeAutospacing="0" w:after="0" w:afterAutospacing="0" w:line="360" w:lineRule="auto"/>
        <w:rPr>
          <w:rFonts w:ascii="Arial" w:hAnsi="Arial" w:cs="Arial"/>
          <w:color w:val="7A7A7A"/>
        </w:rPr>
      </w:pPr>
      <w:r>
        <w:rPr>
          <w:rFonts w:ascii="Arial" w:hAnsi="Arial" w:cs="Arial"/>
          <w:color w:val="7A7A7A"/>
        </w:rPr>
        <w:t>+ Nhờ thư viện khổng lồ mà nó cũng tương thích cao với Unix, các phần mềm bên thứ ba, các phần cứng.</w:t>
      </w:r>
    </w:p>
    <w:p w:rsidR="007B05FD" w:rsidRDefault="007B05FD" w:rsidP="00A54CE7">
      <w:pPr>
        <w:shd w:val="clear" w:color="auto" w:fill="FFFFFF"/>
        <w:spacing w:after="0" w:line="360" w:lineRule="auto"/>
        <w:textAlignment w:val="baseline"/>
        <w:rPr>
          <w:rFonts w:ascii="Arial" w:eastAsia="Times New Roman" w:hAnsi="Arial" w:cs="Arial"/>
          <w:color w:val="FF0000"/>
          <w:sz w:val="21"/>
          <w:szCs w:val="21"/>
        </w:rPr>
      </w:pPr>
      <w:r w:rsidRPr="009F6A4F">
        <w:rPr>
          <w:rFonts w:ascii="Arial" w:eastAsia="Times New Roman" w:hAnsi="Arial" w:cs="Arial"/>
          <w:color w:val="FF0000"/>
          <w:sz w:val="21"/>
          <w:szCs w:val="21"/>
        </w:rPr>
        <w:t>=&gt;Lập trình web dùng Django</w:t>
      </w:r>
      <w:r>
        <w:rPr>
          <w:rFonts w:ascii="Arial" w:eastAsia="Times New Roman" w:hAnsi="Arial" w:cs="Arial"/>
          <w:color w:val="FF0000"/>
          <w:sz w:val="21"/>
          <w:szCs w:val="21"/>
        </w:rPr>
        <w:t xml:space="preserve"> ( youtube, google,…)</w:t>
      </w:r>
    </w:p>
    <w:p w:rsidR="007B05FD" w:rsidRDefault="007B05FD"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t xml:space="preserve">=&gt; Data Analysis : </w:t>
      </w:r>
    </w:p>
    <w:p w:rsidR="007B05FD" w:rsidRDefault="007B05FD"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t>=&gt;Lập trình robot</w:t>
      </w:r>
    </w:p>
    <w:p w:rsidR="007B05FD" w:rsidRDefault="007B05FD"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lastRenderedPageBreak/>
        <w:t>=&gt; Lập trình game</w:t>
      </w:r>
    </w:p>
    <w:p w:rsidR="007B05FD" w:rsidRDefault="007B05FD"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t>=&gt; lập trình ứng dụng . chạy trên nhìu hệ đhh</w:t>
      </w:r>
    </w:p>
    <w:p w:rsidR="00762E98" w:rsidRDefault="00762E98"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t>=&gt;machine learning</w:t>
      </w:r>
    </w:p>
    <w:p w:rsidR="005768B9" w:rsidRPr="009C2427" w:rsidRDefault="009C2427" w:rsidP="00A54CE7">
      <w:pPr>
        <w:shd w:val="clear" w:color="auto" w:fill="FFFFFF"/>
        <w:spacing w:after="0" w:line="360" w:lineRule="auto"/>
        <w:textAlignment w:val="baseline"/>
        <w:rPr>
          <w:rFonts w:ascii="Arial" w:eastAsia="Times New Roman" w:hAnsi="Arial" w:cs="Arial"/>
          <w:color w:val="FF0000"/>
          <w:sz w:val="21"/>
          <w:szCs w:val="21"/>
        </w:rPr>
      </w:pPr>
      <w:r>
        <w:rPr>
          <w:rFonts w:ascii="Arial" w:eastAsia="Times New Roman" w:hAnsi="Arial" w:cs="Arial"/>
          <w:color w:val="FF0000"/>
          <w:sz w:val="21"/>
          <w:szCs w:val="21"/>
        </w:rPr>
        <w:t>=&gt;Bâỏ mật moạng và máy tính</w:t>
      </w:r>
    </w:p>
    <w:p w:rsidR="007B05FD" w:rsidRPr="00762E98" w:rsidRDefault="007B05FD" w:rsidP="00A54CE7">
      <w:pPr>
        <w:shd w:val="clear" w:color="auto" w:fill="FFFFFF"/>
        <w:spacing w:after="0" w:line="360" w:lineRule="auto"/>
        <w:textAlignment w:val="baseline"/>
        <w:rPr>
          <w:rFonts w:eastAsia="Times New Roman" w:cstheme="minorHAnsi"/>
          <w:b/>
          <w:bCs/>
          <w:color w:val="333333"/>
          <w:sz w:val="28"/>
          <w:szCs w:val="28"/>
          <w:bdr w:val="none" w:sz="0" w:space="0" w:color="auto" w:frame="1"/>
        </w:rPr>
      </w:pPr>
      <w:r w:rsidRPr="00762E98">
        <w:rPr>
          <w:rFonts w:eastAsia="Times New Roman" w:cstheme="minorHAnsi"/>
          <w:b/>
          <w:bCs/>
          <w:color w:val="333333"/>
          <w:sz w:val="28"/>
          <w:szCs w:val="28"/>
          <w:bdr w:val="none" w:sz="0" w:space="0" w:color="auto" w:frame="1"/>
        </w:rPr>
        <w:t>Tại sao lại dùng Python?</w:t>
      </w:r>
    </w:p>
    <w:p w:rsid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333333"/>
          <w:sz w:val="28"/>
          <w:szCs w:val="28"/>
        </w:rPr>
      </w:pPr>
      <w:r w:rsidRPr="00762E98">
        <w:rPr>
          <w:rFonts w:asciiTheme="minorHAnsi" w:hAnsiTheme="minorHAnsi" w:cstheme="minorHAnsi"/>
          <w:color w:val="333333"/>
          <w:sz w:val="28"/>
          <w:szCs w:val="28"/>
        </w:rPr>
        <w:t>Python là ngôn ngữ lập trình hướng đối tượng, cấp cao, mạnh mẽ,</w:t>
      </w:r>
    </w:p>
    <w:p w:rsidR="00FE368B" w:rsidRDefault="00762E98" w:rsidP="00A54CE7">
      <w:pPr>
        <w:pStyle w:val="NormalWeb"/>
        <w:shd w:val="clear" w:color="auto" w:fill="FFFFFF"/>
        <w:spacing w:before="0" w:beforeAutospacing="0" w:after="0" w:afterAutospacing="0" w:line="360" w:lineRule="auto"/>
        <w:rPr>
          <w:rFonts w:asciiTheme="minorHAnsi" w:hAnsiTheme="minorHAnsi" w:cstheme="minorHAnsi"/>
          <w:b/>
          <w:color w:val="FF0000"/>
          <w:sz w:val="28"/>
          <w:szCs w:val="28"/>
        </w:rPr>
      </w:pPr>
      <w:r>
        <w:rPr>
          <w:rFonts w:asciiTheme="minorHAnsi" w:hAnsiTheme="minorHAnsi" w:cstheme="minorHAnsi"/>
          <w:color w:val="333333"/>
          <w:sz w:val="28"/>
          <w:szCs w:val="28"/>
        </w:rPr>
        <w:t>(</w:t>
      </w:r>
      <w:r w:rsidRPr="00762E98">
        <w:rPr>
          <w:rFonts w:ascii="Segoe UI" w:hAnsi="Segoe UI" w:cs="Segoe UI"/>
          <w:b/>
          <w:color w:val="FF0000"/>
          <w:shd w:val="clear" w:color="auto" w:fill="FFFFFF"/>
        </w:rPr>
        <w:t>Lập trình hướng đối tượng là phương pháp lập trình lấy đối tượng làm nền tảng để xây dựng chương trình.</w:t>
      </w:r>
    </w:p>
    <w:p w:rsidR="00762E98" w:rsidRPr="00762E98" w:rsidRDefault="00762E98" w:rsidP="00A54CE7">
      <w:pPr>
        <w:pStyle w:val="NormalWeb"/>
        <w:shd w:val="clear" w:color="auto" w:fill="FFFFFF"/>
        <w:spacing w:before="0" w:beforeAutospacing="0" w:after="0" w:afterAutospacing="0" w:line="360" w:lineRule="auto"/>
        <w:rPr>
          <w:rFonts w:asciiTheme="minorHAnsi" w:hAnsiTheme="minorHAnsi" w:cstheme="minorHAnsi"/>
          <w:b/>
          <w:color w:val="FF0000"/>
          <w:sz w:val="28"/>
          <w:szCs w:val="28"/>
        </w:rPr>
      </w:pPr>
      <w:r>
        <w:rPr>
          <w:rFonts w:asciiTheme="minorHAnsi" w:hAnsiTheme="minorHAnsi" w:cstheme="minorHAnsi"/>
          <w:color w:val="333333"/>
          <w:sz w:val="28"/>
          <w:szCs w:val="28"/>
        </w:rPr>
        <w:t>)</w:t>
      </w:r>
    </w:p>
    <w:p w:rsidR="009C2427" w:rsidRPr="00040F82" w:rsidRDefault="00F05C37" w:rsidP="00A54CE7">
      <w:pPr>
        <w:pStyle w:val="NormalWeb"/>
        <w:shd w:val="clear" w:color="auto" w:fill="FFFFFF"/>
        <w:spacing w:before="0" w:beforeAutospacing="0" w:after="0" w:afterAutospacing="0" w:line="360" w:lineRule="auto"/>
        <w:rPr>
          <w:rFonts w:asciiTheme="minorHAnsi" w:hAnsiTheme="minorHAnsi" w:cstheme="minorHAnsi"/>
          <w:b/>
          <w:color w:val="0070C0"/>
          <w:sz w:val="28"/>
          <w:szCs w:val="28"/>
        </w:rPr>
      </w:pPr>
      <w:r w:rsidRPr="00040F82">
        <w:rPr>
          <w:rFonts w:asciiTheme="minorHAnsi" w:hAnsiTheme="minorHAnsi" w:cstheme="minorHAnsi"/>
          <w:b/>
          <w:color w:val="0070C0"/>
          <w:sz w:val="28"/>
          <w:szCs w:val="28"/>
        </w:rPr>
        <w:t>Python hoàn toàn tạo kiểu động và sử dụng cơ chế cấp phát bộ nhớ tự động.</w:t>
      </w:r>
    </w:p>
    <w:p w:rsidR="009C2427"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333333"/>
          <w:sz w:val="28"/>
          <w:szCs w:val="28"/>
        </w:rPr>
      </w:pPr>
      <w:r w:rsidRPr="00762E98">
        <w:rPr>
          <w:rFonts w:asciiTheme="minorHAnsi" w:hAnsiTheme="minorHAnsi" w:cstheme="minorHAnsi"/>
          <w:color w:val="333333"/>
          <w:sz w:val="28"/>
          <w:szCs w:val="28"/>
        </w:rPr>
        <w:t xml:space="preserve"> Python có cấu trúc dữ liệu cấp cao mạnh mẽ và cách tiếp cận đơn giản nhưng hiệu quả đối với lập trình hướng đối tượng.</w:t>
      </w:r>
    </w:p>
    <w:p w:rsidR="009C2427"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333333"/>
          <w:sz w:val="28"/>
          <w:szCs w:val="28"/>
        </w:rPr>
      </w:pPr>
      <w:r w:rsidRPr="00762E98">
        <w:rPr>
          <w:rFonts w:asciiTheme="minorHAnsi" w:hAnsiTheme="minorHAnsi" w:cstheme="minorHAnsi"/>
          <w:color w:val="333333"/>
          <w:sz w:val="28"/>
          <w:szCs w:val="28"/>
        </w:rPr>
        <w:t xml:space="preserve"> Cú pháp lệnh của Python là điểm cộng vô cùng lớn vì sự rõ ràng, </w:t>
      </w:r>
    </w:p>
    <w:p w:rsidR="007B05FD"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FF0000"/>
          <w:sz w:val="28"/>
          <w:szCs w:val="28"/>
        </w:rPr>
        <w:t xml:space="preserve">Python có nhiều công cụ debug dễ sự dụng. </w:t>
      </w:r>
    </w:p>
    <w:p w:rsidR="009C2427"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Công việc quản lý package (module) trong Python cũng vô cùng dễ dàng</w:t>
      </w:r>
    </w:p>
    <w:p w:rsidR="00021B8B"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 xml:space="preserve">Python cũng rất cơ động. </w:t>
      </w:r>
    </w:p>
    <w:p w:rsidR="007B05FD"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b/>
          <w:bCs/>
          <w:color w:val="333333"/>
          <w:sz w:val="28"/>
          <w:szCs w:val="28"/>
          <w:bdr w:val="none" w:sz="0" w:space="0" w:color="auto" w:frame="1"/>
        </w:rPr>
        <w:t>Lập trình Web bằng Python Web Frameworks</w:t>
      </w:r>
    </w:p>
    <w:p w:rsidR="00007744"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Python không có sẵn khả năng làm web</w:t>
      </w:r>
    </w:p>
    <w:p w:rsidR="007B05FD"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Với nhu cầu ngày càng đa dạng, lập trình viên nên chuyển sang một số framework Python như Django hay Flask để có thê cho ra các ứng dụng web phức tạp.</w:t>
      </w:r>
    </w:p>
    <w:p w:rsidR="007B05FD"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 xml:space="preserve">Đa phần những framework này cần phải đi kèm với dịch vụ web như Apache khi tiến đến production, và đây cũng là lúc khuyết điểm xuất hiện. So với PHP, quá trình deploy của Python trên remote server sẽ khá khó khăn </w:t>
      </w:r>
    </w:p>
    <w:p w:rsidR="00F05C37" w:rsidRPr="00762E98" w:rsidRDefault="007B05FD" w:rsidP="00A54CE7">
      <w:pPr>
        <w:shd w:val="clear" w:color="auto" w:fill="FFFFFF"/>
        <w:spacing w:after="0" w:line="360" w:lineRule="auto"/>
        <w:textAlignment w:val="baseline"/>
        <w:rPr>
          <w:rFonts w:eastAsia="Times New Roman" w:cstheme="minorHAnsi"/>
          <w:color w:val="333333"/>
          <w:sz w:val="28"/>
          <w:szCs w:val="28"/>
        </w:rPr>
      </w:pPr>
      <w:r w:rsidRPr="00762E98">
        <w:rPr>
          <w:rFonts w:eastAsia="Times New Roman" w:cstheme="minorHAnsi"/>
          <w:color w:val="333333"/>
          <w:sz w:val="28"/>
          <w:szCs w:val="28"/>
        </w:rPr>
        <w:t>Các dịch vụ nổi tiếng như Instagram, Reddit, Quora và Disqus đều được phát triển trên nền Python</w:t>
      </w:r>
    </w:p>
    <w:p w:rsidR="00F05C37" w:rsidRPr="00762E98" w:rsidRDefault="00F05C37" w:rsidP="00A54CE7">
      <w:pPr>
        <w:pStyle w:val="NormalWeb"/>
        <w:shd w:val="clear" w:color="auto" w:fill="FFFFFF"/>
        <w:spacing w:before="0" w:beforeAutospacing="0" w:after="0" w:afterAutospacing="0" w:line="360" w:lineRule="auto"/>
        <w:ind w:left="48"/>
        <w:rPr>
          <w:rFonts w:asciiTheme="minorHAnsi" w:hAnsiTheme="minorHAnsi" w:cstheme="minorHAnsi"/>
          <w:color w:val="FF0000"/>
          <w:sz w:val="28"/>
          <w:szCs w:val="28"/>
        </w:rPr>
      </w:pPr>
      <w:r w:rsidRPr="00762E98">
        <w:rPr>
          <w:rFonts w:asciiTheme="minorHAnsi" w:hAnsiTheme="minorHAnsi" w:cstheme="minorHAnsi"/>
          <w:color w:val="FF0000"/>
          <w:sz w:val="28"/>
          <w:szCs w:val="28"/>
        </w:rPr>
        <w:t>Ưu điểm:</w:t>
      </w:r>
    </w:p>
    <w:p w:rsidR="00F05C37" w:rsidRPr="00762E98" w:rsidRDefault="00F05C37" w:rsidP="00A54CE7">
      <w:pPr>
        <w:numPr>
          <w:ilvl w:val="0"/>
          <w:numId w:val="20"/>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Là một ngôn ngữ có hình thức sáng sủa, cấu trúc roc ràng, cú pháp ngắn gọn</w:t>
      </w:r>
    </w:p>
    <w:p w:rsidR="00F05C37" w:rsidRPr="00762E98" w:rsidRDefault="00F05C37" w:rsidP="00A54CE7">
      <w:pPr>
        <w:numPr>
          <w:ilvl w:val="0"/>
          <w:numId w:val="20"/>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lastRenderedPageBreak/>
        <w:t>Có trên tất cả các nền tảng hệ điều hành từ UNIX, MS – DOS, Mac OS, Windows và Linix và các OS khác thuộc họ Unix.</w:t>
      </w:r>
    </w:p>
    <w:p w:rsidR="00007744" w:rsidRPr="00762E98" w:rsidRDefault="00F05C37" w:rsidP="00A54CE7">
      <w:pPr>
        <w:numPr>
          <w:ilvl w:val="0"/>
          <w:numId w:val="20"/>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 xml:space="preserve">Tương thích mạnh mẽ với Unix, hardware, với số lượng thư viện khổng lồ </w:t>
      </w:r>
    </w:p>
    <w:p w:rsidR="00F05C37" w:rsidRPr="00762E98" w:rsidRDefault="00E9783B" w:rsidP="00A54CE7">
      <w:pPr>
        <w:numPr>
          <w:ilvl w:val="0"/>
          <w:numId w:val="20"/>
        </w:numPr>
        <w:shd w:val="clear" w:color="auto" w:fill="FFFFFF"/>
        <w:spacing w:after="0" w:line="360" w:lineRule="auto"/>
        <w:ind w:left="300"/>
        <w:rPr>
          <w:rFonts w:cstheme="minorHAnsi"/>
          <w:color w:val="333333"/>
          <w:sz w:val="28"/>
          <w:szCs w:val="28"/>
        </w:rPr>
      </w:pPr>
      <w:hyperlink r:id="rId7" w:history="1">
        <w:r w:rsidR="00F05C37" w:rsidRPr="00762E98">
          <w:rPr>
            <w:rStyle w:val="Hyperlink"/>
            <w:rFonts w:cstheme="minorHAnsi"/>
            <w:i/>
            <w:iCs/>
            <w:color w:val="337AB7"/>
            <w:sz w:val="28"/>
            <w:szCs w:val="28"/>
          </w:rPr>
          <w:t>Python</w:t>
        </w:r>
      </w:hyperlink>
      <w:r w:rsidR="00F05C37" w:rsidRPr="00762E98">
        <w:rPr>
          <w:rFonts w:cstheme="minorHAnsi"/>
          <w:color w:val="333333"/>
          <w:sz w:val="28"/>
          <w:szCs w:val="28"/>
        </w:rPr>
        <w:t> với tốc độ xử lý cực nhanh, python có thể tạo ra những chương trình từ những script siêu nhỏ tới những phần mềm cực lớn như Biender 3D.</w:t>
      </w:r>
    </w:p>
    <w:p w:rsidR="00F05C37"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FF0000"/>
          <w:sz w:val="28"/>
          <w:szCs w:val="28"/>
        </w:rPr>
      </w:pPr>
      <w:r w:rsidRPr="00762E98">
        <w:rPr>
          <w:rFonts w:asciiTheme="minorHAnsi" w:hAnsiTheme="minorHAnsi" w:cstheme="minorHAnsi"/>
          <w:color w:val="FF0000"/>
          <w:sz w:val="28"/>
          <w:szCs w:val="28"/>
        </w:rPr>
        <w:t>Nhược điểm:</w:t>
      </w:r>
    </w:p>
    <w:p w:rsidR="00F05C37" w:rsidRPr="00762E98" w:rsidRDefault="00E9783B" w:rsidP="00A54CE7">
      <w:pPr>
        <w:numPr>
          <w:ilvl w:val="0"/>
          <w:numId w:val="21"/>
        </w:numPr>
        <w:shd w:val="clear" w:color="auto" w:fill="FFFFFF"/>
        <w:spacing w:after="0" w:line="360" w:lineRule="auto"/>
        <w:ind w:left="300"/>
        <w:rPr>
          <w:rFonts w:cstheme="minorHAnsi"/>
          <w:color w:val="333333"/>
          <w:sz w:val="28"/>
          <w:szCs w:val="28"/>
        </w:rPr>
      </w:pPr>
      <w:hyperlink r:id="rId8" w:history="1">
        <w:r w:rsidR="00F05C37" w:rsidRPr="00762E98">
          <w:rPr>
            <w:rStyle w:val="Hyperlink"/>
            <w:rFonts w:cstheme="minorHAnsi"/>
            <w:i/>
            <w:iCs/>
            <w:color w:val="337AB7"/>
            <w:sz w:val="28"/>
            <w:szCs w:val="28"/>
          </w:rPr>
          <w:t>Python </w:t>
        </w:r>
      </w:hyperlink>
      <w:r w:rsidR="00F05C37" w:rsidRPr="00762E98">
        <w:rPr>
          <w:rFonts w:cstheme="minorHAnsi"/>
          <w:b/>
          <w:color w:val="FF0000"/>
          <w:sz w:val="28"/>
          <w:szCs w:val="28"/>
        </w:rPr>
        <w:t>không có các thuộc tính</w:t>
      </w:r>
      <w:r w:rsidR="00F05C37" w:rsidRPr="00762E98">
        <w:rPr>
          <w:rFonts w:cstheme="minorHAnsi"/>
          <w:color w:val="333333"/>
          <w:sz w:val="28"/>
          <w:szCs w:val="28"/>
        </w:rPr>
        <w:t xml:space="preserve"> như :protected,private hay public, không có vòng lặp </w:t>
      </w:r>
      <w:r w:rsidR="00F05C37" w:rsidRPr="00762E98">
        <w:rPr>
          <w:rStyle w:val="Strong"/>
          <w:rFonts w:cstheme="minorHAnsi"/>
          <w:color w:val="333333"/>
          <w:sz w:val="28"/>
          <w:szCs w:val="28"/>
        </w:rPr>
        <w:t>do…while</w:t>
      </w:r>
      <w:r w:rsidR="00F05C37" w:rsidRPr="00762E98">
        <w:rPr>
          <w:rFonts w:cstheme="minorHAnsi"/>
          <w:color w:val="333333"/>
          <w:sz w:val="28"/>
          <w:szCs w:val="28"/>
        </w:rPr>
        <w:t> và </w:t>
      </w:r>
      <w:r w:rsidR="00F05C37" w:rsidRPr="00762E98">
        <w:rPr>
          <w:rStyle w:val="Strong"/>
          <w:rFonts w:cstheme="minorHAnsi"/>
          <w:color w:val="333333"/>
          <w:sz w:val="28"/>
          <w:szCs w:val="28"/>
        </w:rPr>
        <w:t>switch….case.</w:t>
      </w:r>
    </w:p>
    <w:p w:rsidR="00F05C37" w:rsidRPr="00762E98" w:rsidRDefault="00F05C37" w:rsidP="00A54CE7">
      <w:pPr>
        <w:numPr>
          <w:ilvl w:val="0"/>
          <w:numId w:val="21"/>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Mặc dù tốc độ xử lý của Python nhanh hơn </w:t>
      </w:r>
      <w:hyperlink r:id="rId9" w:history="1">
        <w:r w:rsidRPr="00762E98">
          <w:rPr>
            <w:rStyle w:val="Hyperlink"/>
            <w:rFonts w:cstheme="minorHAnsi"/>
            <w:i/>
            <w:iCs/>
            <w:color w:val="337AB7"/>
            <w:sz w:val="28"/>
            <w:szCs w:val="28"/>
          </w:rPr>
          <w:t>PHP</w:t>
        </w:r>
      </w:hyperlink>
      <w:r w:rsidRPr="00762E98">
        <w:rPr>
          <w:rFonts w:cstheme="minorHAnsi"/>
          <w:color w:val="333333"/>
          <w:sz w:val="28"/>
          <w:szCs w:val="28"/>
        </w:rPr>
        <w:t> nhưng không bằng</w:t>
      </w:r>
      <w:hyperlink r:id="rId10" w:history="1">
        <w:r w:rsidRPr="00762E98">
          <w:rPr>
            <w:rStyle w:val="Hyperlink"/>
            <w:rFonts w:cstheme="minorHAnsi"/>
            <w:i/>
            <w:iCs/>
            <w:color w:val="337AB7"/>
            <w:sz w:val="28"/>
            <w:szCs w:val="28"/>
          </w:rPr>
          <w:t> JAVA</w:t>
        </w:r>
      </w:hyperlink>
      <w:r w:rsidRPr="00762E98">
        <w:rPr>
          <w:rFonts w:cstheme="minorHAnsi"/>
          <w:color w:val="333333"/>
          <w:sz w:val="28"/>
          <w:szCs w:val="28"/>
        </w:rPr>
        <w:t> và</w:t>
      </w:r>
      <w:hyperlink r:id="rId11" w:history="1">
        <w:r w:rsidRPr="00762E98">
          <w:rPr>
            <w:rStyle w:val="Hyperlink"/>
            <w:rFonts w:cstheme="minorHAnsi"/>
            <w:i/>
            <w:iCs/>
            <w:color w:val="337AB7"/>
            <w:sz w:val="28"/>
            <w:szCs w:val="28"/>
          </w:rPr>
          <w:t> C++</w:t>
        </w:r>
      </w:hyperlink>
      <w:r w:rsidRPr="00762E98">
        <w:rPr>
          <w:rFonts w:cstheme="minorHAnsi"/>
          <w:color w:val="333333"/>
          <w:sz w:val="28"/>
          <w:szCs w:val="28"/>
        </w:rPr>
        <w:t>.</w:t>
      </w:r>
    </w:p>
    <w:p w:rsidR="00F05C37"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FF0000"/>
          <w:sz w:val="28"/>
          <w:szCs w:val="28"/>
        </w:rPr>
      </w:pPr>
      <w:r w:rsidRPr="00762E98">
        <w:rPr>
          <w:rStyle w:val="Strong"/>
          <w:rFonts w:asciiTheme="minorHAnsi" w:hAnsiTheme="minorHAnsi" w:cstheme="minorHAnsi"/>
          <w:color w:val="FF0000"/>
          <w:sz w:val="28"/>
          <w:szCs w:val="28"/>
        </w:rPr>
        <w:t>Tại sao các nhà lập trình web vẫn lựa chọn?</w:t>
      </w:r>
    </w:p>
    <w:p w:rsidR="00007744"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333333"/>
          <w:sz w:val="28"/>
          <w:szCs w:val="28"/>
        </w:rPr>
      </w:pPr>
      <w:r w:rsidRPr="00762E98">
        <w:rPr>
          <w:rFonts w:asciiTheme="minorHAnsi" w:hAnsiTheme="minorHAnsi" w:cstheme="minorHAnsi"/>
          <w:color w:val="333333"/>
          <w:sz w:val="28"/>
          <w:szCs w:val="28"/>
        </w:rPr>
        <w:t>Không có bất cứ một ngôn ngữ nào là hoàn hảo hết và</w:t>
      </w:r>
    </w:p>
    <w:p w:rsidR="00F05C37" w:rsidRPr="00762E98" w:rsidRDefault="00F05C37" w:rsidP="00A54CE7">
      <w:pPr>
        <w:pStyle w:val="NormalWeb"/>
        <w:shd w:val="clear" w:color="auto" w:fill="FFFFFF"/>
        <w:spacing w:before="0" w:beforeAutospacing="0" w:after="0" w:afterAutospacing="0" w:line="360" w:lineRule="auto"/>
        <w:rPr>
          <w:rFonts w:asciiTheme="minorHAnsi" w:hAnsiTheme="minorHAnsi" w:cstheme="minorHAnsi"/>
          <w:color w:val="333333"/>
          <w:sz w:val="28"/>
          <w:szCs w:val="28"/>
        </w:rPr>
      </w:pPr>
      <w:r w:rsidRPr="00762E98">
        <w:rPr>
          <w:rFonts w:asciiTheme="minorHAnsi" w:hAnsiTheme="minorHAnsi" w:cstheme="minorHAnsi"/>
          <w:color w:val="333333"/>
          <w:sz w:val="28"/>
          <w:szCs w:val="28"/>
        </w:rPr>
        <w:t xml:space="preserve"> cũng không phải các lập trình web lại lựa chọ </w:t>
      </w:r>
      <w:hyperlink r:id="rId12" w:history="1">
        <w:r w:rsidRPr="00762E98">
          <w:rPr>
            <w:rStyle w:val="Hyperlink"/>
            <w:rFonts w:asciiTheme="minorHAnsi" w:hAnsiTheme="minorHAnsi" w:cstheme="minorHAnsi"/>
            <w:i/>
            <w:iCs/>
            <w:color w:val="337AB7"/>
            <w:sz w:val="28"/>
            <w:szCs w:val="28"/>
          </w:rPr>
          <w:t>Python</w:t>
        </w:r>
      </w:hyperlink>
      <w:r w:rsidRPr="00762E98">
        <w:rPr>
          <w:rFonts w:asciiTheme="minorHAnsi" w:hAnsiTheme="minorHAnsi" w:cstheme="minorHAnsi"/>
          <w:color w:val="333333"/>
          <w:sz w:val="28"/>
          <w:szCs w:val="28"/>
        </w:rPr>
        <w:t> là ngôn ngữ sử dụng nhiều nhất mà là tất cả lợi ích của Pyton mang lại:</w:t>
      </w:r>
    </w:p>
    <w:p w:rsidR="00F05C37" w:rsidRPr="00762E98" w:rsidRDefault="00F05C37" w:rsidP="00A54CE7">
      <w:pPr>
        <w:numPr>
          <w:ilvl w:val="0"/>
          <w:numId w:val="22"/>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Dễ học, không quá rườm rà trong việc khai báo. Code ngắn gọn nhằm giúp cho bạn lập trình một cách nhanh chóng và đạt hiệu quả cao.</w:t>
      </w:r>
    </w:p>
    <w:p w:rsidR="00F05C37" w:rsidRPr="00762E98" w:rsidRDefault="00F05C37" w:rsidP="00A54CE7">
      <w:pPr>
        <w:numPr>
          <w:ilvl w:val="0"/>
          <w:numId w:val="22"/>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Có nhiều trang web lớn sử dụng ngôn ngữ lập trình này như: GOOGLE, Facebook, youtube,…</w:t>
      </w:r>
    </w:p>
    <w:p w:rsidR="00F05C37" w:rsidRPr="00762E98" w:rsidRDefault="00F05C37" w:rsidP="00A54CE7">
      <w:pPr>
        <w:numPr>
          <w:ilvl w:val="0"/>
          <w:numId w:val="22"/>
        </w:numPr>
        <w:shd w:val="clear" w:color="auto" w:fill="FFFFFF"/>
        <w:spacing w:after="0" w:line="360" w:lineRule="auto"/>
        <w:ind w:left="300"/>
        <w:rPr>
          <w:rFonts w:cstheme="minorHAnsi"/>
          <w:color w:val="333333"/>
          <w:sz w:val="28"/>
          <w:szCs w:val="28"/>
        </w:rPr>
      </w:pPr>
      <w:r w:rsidRPr="00762E98">
        <w:rPr>
          <w:rFonts w:cstheme="minorHAnsi"/>
          <w:color w:val="333333"/>
          <w:sz w:val="28"/>
          <w:szCs w:val="28"/>
        </w:rPr>
        <w:t>Tạo nền tảng vững chắc để bước vào 1 thế giới lập trình.</w:t>
      </w:r>
    </w:p>
    <w:p w:rsidR="00F05C37" w:rsidRPr="00F05C37" w:rsidRDefault="007B05FD" w:rsidP="00A54CE7">
      <w:pPr>
        <w:pStyle w:val="NormalWeb"/>
        <w:shd w:val="clear" w:color="auto" w:fill="FFFFFF"/>
        <w:spacing w:before="0" w:beforeAutospacing="0" w:after="0" w:afterAutospacing="0" w:line="360" w:lineRule="auto"/>
        <w:rPr>
          <w:rFonts w:ascii="Arial" w:hAnsi="Arial" w:cs="Arial"/>
          <w:color w:val="333333"/>
          <w:sz w:val="21"/>
          <w:szCs w:val="21"/>
        </w:rPr>
      </w:pPr>
      <w:r w:rsidRPr="00007744">
        <w:rPr>
          <w:rFonts w:ascii="Arial" w:hAnsi="Arial" w:cs="Arial"/>
          <w:color w:val="FF0000"/>
          <w:sz w:val="22"/>
          <w:szCs w:val="21"/>
        </w:rPr>
        <w:t>.</w:t>
      </w:r>
      <w:r w:rsidR="00F05C37" w:rsidRPr="00007744">
        <w:rPr>
          <w:rStyle w:val="Strong"/>
          <w:rFonts w:ascii="Arial" w:hAnsi="Arial" w:cs="Arial"/>
          <w:color w:val="FF0000"/>
          <w:sz w:val="22"/>
          <w:szCs w:val="21"/>
        </w:rPr>
        <w:t xml:space="preserve"> </w:t>
      </w:r>
      <w:r w:rsidR="00F05C37" w:rsidRPr="00007744">
        <w:rPr>
          <w:rFonts w:ascii="Arial" w:hAnsi="Arial" w:cs="Arial"/>
          <w:b/>
          <w:bCs/>
          <w:color w:val="FF0000"/>
          <w:sz w:val="22"/>
          <w:szCs w:val="21"/>
        </w:rPr>
        <w:t>Tính năng chính của Python</w:t>
      </w:r>
    </w:p>
    <w:p w:rsidR="00007744"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t>Ngôn ngữ lập trình đơn giản, dễ học:</w:t>
      </w:r>
      <w:r w:rsidRPr="00105370">
        <w:rPr>
          <w:rFonts w:ascii="Times New Roman" w:eastAsia="Times New Roman" w:hAnsi="Times New Roman" w:cs="Times New Roman"/>
          <w:color w:val="333333"/>
          <w:sz w:val="28"/>
          <w:szCs w:val="28"/>
        </w:rPr>
        <w:t xml:space="preserve"> Python có cú pháp rất đơn giản, rõ ràng. </w:t>
      </w:r>
    </w:p>
    <w:p w:rsidR="00F05C37"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t>Miễn phí, mã nguồn mở:</w:t>
      </w:r>
      <w:r w:rsidRPr="00105370">
        <w:rPr>
          <w:rFonts w:ascii="Times New Roman" w:eastAsia="Times New Roman" w:hAnsi="Times New Roman" w:cs="Times New Roman"/>
          <w:color w:val="333333"/>
          <w:sz w:val="28"/>
          <w:szCs w:val="28"/>
        </w:rPr>
        <w:t xml:space="preserve"> Bạn có thể tự do </w:t>
      </w:r>
      <w:r w:rsidRPr="00105370">
        <w:rPr>
          <w:rFonts w:ascii="Times New Roman" w:eastAsia="Times New Roman" w:hAnsi="Times New Roman" w:cs="Times New Roman"/>
          <w:color w:val="FF0000"/>
          <w:sz w:val="28"/>
          <w:szCs w:val="28"/>
        </w:rPr>
        <w:t>sử dụng và phân phối Python</w:t>
      </w:r>
      <w:r w:rsidRPr="00105370">
        <w:rPr>
          <w:rFonts w:ascii="Times New Roman" w:eastAsia="Times New Roman" w:hAnsi="Times New Roman" w:cs="Times New Roman"/>
          <w:color w:val="333333"/>
          <w:sz w:val="28"/>
          <w:szCs w:val="28"/>
        </w:rPr>
        <w:t xml:space="preserve">, thậm chí là dùng cho mục đích thương mại. Vì là mã nguồn mở, bạn không những </w:t>
      </w:r>
      <w:r w:rsidRPr="00105370">
        <w:rPr>
          <w:rFonts w:ascii="Times New Roman" w:eastAsia="Times New Roman" w:hAnsi="Times New Roman" w:cs="Times New Roman"/>
          <w:color w:val="FF0000"/>
          <w:sz w:val="28"/>
          <w:szCs w:val="28"/>
        </w:rPr>
        <w:t>có thể sử dụng các phần mềm, chương trình được viết trong Python mà còn có thể thay đổi mã nguồn của nó</w:t>
      </w:r>
      <w:r w:rsidRPr="00105370">
        <w:rPr>
          <w:rFonts w:ascii="Times New Roman" w:eastAsia="Times New Roman" w:hAnsi="Times New Roman" w:cs="Times New Roman"/>
          <w:color w:val="333333"/>
          <w:sz w:val="28"/>
          <w:szCs w:val="28"/>
        </w:rPr>
        <w:t>. Python có một cộng đồng rộng lớn, không ngừng cải thiện nó mỗi lần cập nhật.</w:t>
      </w:r>
    </w:p>
    <w:p w:rsidR="00007744"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lastRenderedPageBreak/>
        <w:t>Khả năng di chuyển:</w:t>
      </w:r>
      <w:r w:rsidRPr="00105370">
        <w:rPr>
          <w:rFonts w:ascii="Times New Roman" w:eastAsia="Times New Roman" w:hAnsi="Times New Roman" w:cs="Times New Roman"/>
          <w:color w:val="333333"/>
          <w:sz w:val="28"/>
          <w:szCs w:val="28"/>
        </w:rPr>
        <w:t xml:space="preserve"> Các chương trình Python có thể di chuyển từ nền tảng này sang nền tảng khác và chạy nó mà không có bất kỳ thay đổi nào. </w:t>
      </w:r>
    </w:p>
    <w:p w:rsidR="00F05C37" w:rsidRPr="00105370" w:rsidRDefault="00F05C37" w:rsidP="00A54CE7">
      <w:p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color w:val="333333"/>
          <w:sz w:val="28"/>
          <w:szCs w:val="28"/>
        </w:rPr>
        <w:t>Nó chạy liền mạch trên hầu hết tất cả các nền tảng như Windows, macOS, Linux.</w:t>
      </w:r>
    </w:p>
    <w:p w:rsidR="00007744"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t>Khả năng mở rộng và có thể nhúng:</w:t>
      </w:r>
      <w:r w:rsidRPr="00105370">
        <w:rPr>
          <w:rFonts w:ascii="Times New Roman" w:eastAsia="Times New Roman" w:hAnsi="Times New Roman" w:cs="Times New Roman"/>
          <w:color w:val="333333"/>
          <w:sz w:val="28"/>
          <w:szCs w:val="28"/>
        </w:rPr>
        <w:t xml:space="preserve">  có thể dễ dàng kết hợp các phần code bằng C, C++ và những ngôn ngữ khác. </w:t>
      </w:r>
    </w:p>
    <w:p w:rsidR="00F05C37" w:rsidRPr="00105370" w:rsidRDefault="00F05C37" w:rsidP="00A54CE7">
      <w:pPr>
        <w:shd w:val="clear" w:color="auto" w:fill="FFFFFF"/>
        <w:spacing w:after="0" w:line="360" w:lineRule="auto"/>
        <w:ind w:left="300" w:firstLine="420"/>
        <w:rPr>
          <w:rFonts w:ascii="Times New Roman" w:eastAsia="Times New Roman" w:hAnsi="Times New Roman" w:cs="Times New Roman"/>
          <w:color w:val="333333"/>
          <w:sz w:val="28"/>
          <w:szCs w:val="28"/>
        </w:rPr>
      </w:pPr>
      <w:r w:rsidRPr="00105370">
        <w:rPr>
          <w:rFonts w:ascii="Times New Roman" w:eastAsia="Times New Roman" w:hAnsi="Times New Roman" w:cs="Times New Roman"/>
          <w:color w:val="333333"/>
          <w:sz w:val="28"/>
          <w:szCs w:val="28"/>
        </w:rPr>
        <w:t>Điều này sẽ cung cấp cho ứng dụng của bạn những tính năng tốt hơn cũng như khả năng scripting mà những ngôn ngữ lập trình khác khó có thể làm được.</w:t>
      </w:r>
      <w:r w:rsidR="008F074D" w:rsidRPr="008F074D">
        <w:rPr>
          <w:rFonts w:ascii="Arial" w:hAnsi="Arial" w:cs="Arial"/>
          <w:color w:val="555555"/>
          <w:sz w:val="26"/>
          <w:szCs w:val="26"/>
          <w:shd w:val="clear" w:color="auto" w:fill="FFFFFF"/>
        </w:rPr>
        <w:t xml:space="preserve"> </w:t>
      </w:r>
      <w:r w:rsidR="008F074D" w:rsidRPr="008F074D">
        <w:rPr>
          <w:rFonts w:ascii="Arial" w:hAnsi="Arial" w:cs="Arial"/>
          <w:color w:val="FF0000"/>
          <w:sz w:val="26"/>
          <w:szCs w:val="26"/>
          <w:shd w:val="clear" w:color="auto" w:fill="FFFFFF"/>
        </w:rPr>
        <w:t>Hệ thống nhúng là một hệ thống được tích hợp cả phần cứng và phần mềm phục vụ cho các bài toán chuyên dụng trong nhiều lĩnh vực công nghiệp, tự động hóa điều khiển, quan trắc và truyền thông.</w:t>
      </w:r>
    </w:p>
    <w:p w:rsidR="00007744"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t>Ngôn ngữ thông dịch cấp cao:</w:t>
      </w:r>
      <w:r w:rsidRPr="00105370">
        <w:rPr>
          <w:rFonts w:ascii="Times New Roman" w:eastAsia="Times New Roman" w:hAnsi="Times New Roman" w:cs="Times New Roman"/>
          <w:color w:val="333333"/>
          <w:sz w:val="28"/>
          <w:szCs w:val="28"/>
        </w:rPr>
        <w:t xml:space="preserve"> Không giống như C/C++, với Python, bạn không phải lo lắng những nhiệm vụ khó khăn như quản lý bộ nhớ, dọn dẹp những dữ liệu vô nghĩa,... Khi chạy code Python, nó sẽ tự động chuyển đổi code sang ngôn ngữ máy tính có thể hiểu. </w:t>
      </w:r>
    </w:p>
    <w:p w:rsidR="00771BB3" w:rsidRPr="00105370" w:rsidRDefault="00F05C37" w:rsidP="00A54CE7">
      <w:pPr>
        <w:numPr>
          <w:ilvl w:val="0"/>
          <w:numId w:val="23"/>
        </w:numPr>
        <w:shd w:val="clear" w:color="auto" w:fill="FFFFFF"/>
        <w:spacing w:after="0" w:line="360" w:lineRule="auto"/>
        <w:ind w:left="300"/>
        <w:rPr>
          <w:rFonts w:ascii="Times New Roman" w:eastAsia="Times New Roman" w:hAnsi="Times New Roman" w:cs="Times New Roman"/>
          <w:color w:val="333333"/>
          <w:sz w:val="28"/>
          <w:szCs w:val="28"/>
        </w:rPr>
      </w:pPr>
      <w:r w:rsidRPr="00105370">
        <w:rPr>
          <w:rFonts w:ascii="Times New Roman" w:eastAsia="Times New Roman" w:hAnsi="Times New Roman" w:cs="Times New Roman"/>
          <w:b/>
          <w:bCs/>
          <w:i/>
          <w:iCs/>
          <w:color w:val="333333"/>
          <w:sz w:val="28"/>
          <w:szCs w:val="28"/>
        </w:rPr>
        <w:t>Thư viện tiêu chuẩn lớn:</w:t>
      </w:r>
      <w:r w:rsidRPr="00105370">
        <w:rPr>
          <w:rFonts w:ascii="Times New Roman" w:eastAsia="Times New Roman" w:hAnsi="Times New Roman" w:cs="Times New Roman"/>
          <w:color w:val="333333"/>
          <w:sz w:val="28"/>
          <w:szCs w:val="28"/>
        </w:rPr>
        <w:t xml:space="preserve"> Python có một số lượng lớn thư viện tiêu chuẩn giúp cho công việc lập trình của bạn trở nên dễ thở hơn rất nhiều, đơn giản vì </w:t>
      </w:r>
      <w:r w:rsidRPr="00105370">
        <w:rPr>
          <w:rFonts w:ascii="Times New Roman" w:eastAsia="Times New Roman" w:hAnsi="Times New Roman" w:cs="Times New Roman"/>
          <w:color w:val="FF0000"/>
          <w:sz w:val="28"/>
          <w:szCs w:val="28"/>
        </w:rPr>
        <w:t xml:space="preserve">không phải tự viết tất cả code. </w:t>
      </w:r>
      <w:r w:rsidRPr="00105370">
        <w:rPr>
          <w:rFonts w:ascii="Times New Roman" w:eastAsia="Times New Roman" w:hAnsi="Times New Roman" w:cs="Times New Roman"/>
          <w:color w:val="333333"/>
          <w:sz w:val="28"/>
          <w:szCs w:val="28"/>
        </w:rPr>
        <w:t>Ví dụ: Bạn cần kết nối cơ sở dữ liệu MySQL trên Web server? Bạn có thể nhập thư viện MySQLdb và sử dụng nó</w:t>
      </w:r>
    </w:p>
    <w:p w:rsidR="00F05C37" w:rsidRPr="00105370" w:rsidRDefault="00F05C37" w:rsidP="00105370">
      <w:pPr>
        <w:pStyle w:val="Heading3"/>
        <w:spacing w:before="0" w:beforeAutospacing="0" w:after="0" w:afterAutospacing="0"/>
        <w:jc w:val="both"/>
        <w:rPr>
          <w:b w:val="0"/>
          <w:bCs w:val="0"/>
          <w:color w:val="222222"/>
          <w:sz w:val="28"/>
          <w:szCs w:val="28"/>
        </w:rPr>
      </w:pPr>
      <w:r w:rsidRPr="00105370">
        <w:rPr>
          <w:b w:val="0"/>
          <w:bCs w:val="0"/>
          <w:i/>
          <w:iCs/>
          <w:color w:val="333333"/>
          <w:sz w:val="28"/>
          <w:szCs w:val="28"/>
        </w:rPr>
        <w:t>Hướng đối tượng:</w:t>
      </w:r>
      <w:r w:rsidRPr="00105370">
        <w:rPr>
          <w:color w:val="333333"/>
          <w:sz w:val="28"/>
          <w:szCs w:val="28"/>
        </w:rPr>
        <w:t> </w:t>
      </w:r>
      <w:r w:rsidRPr="00105370">
        <w:rPr>
          <w:color w:val="FF0000"/>
          <w:sz w:val="28"/>
          <w:szCs w:val="28"/>
        </w:rPr>
        <w:t>Mọi thứ trong Python đều là hướng đối tượng</w:t>
      </w:r>
      <w:r w:rsidRPr="00105370">
        <w:rPr>
          <w:color w:val="333333"/>
          <w:sz w:val="28"/>
          <w:szCs w:val="28"/>
        </w:rPr>
        <w:t>. Lập trình hướng đối tượng (OOP) giúp giải quyết những vấn đề p</w:t>
      </w:r>
      <w:r w:rsidR="00105370" w:rsidRPr="00105370">
        <w:rPr>
          <w:color w:val="333333"/>
          <w:sz w:val="28"/>
          <w:szCs w:val="28"/>
        </w:rPr>
        <w:t xml:space="preserve">hức tạp một cách trực quan. Với </w:t>
      </w:r>
      <w:r w:rsidRPr="00105370">
        <w:rPr>
          <w:color w:val="333333"/>
          <w:sz w:val="28"/>
          <w:szCs w:val="28"/>
        </w:rPr>
        <w:t>OOP</w:t>
      </w:r>
      <w:r w:rsidR="00105370" w:rsidRPr="00105370">
        <w:rPr>
          <w:color w:val="333333"/>
          <w:sz w:val="28"/>
          <w:szCs w:val="28"/>
        </w:rPr>
        <w:t>(</w:t>
      </w:r>
      <w:hyperlink r:id="rId13" w:tgtFrame="_blank" w:history="1">
        <w:r w:rsidR="00105370" w:rsidRPr="00105370">
          <w:rPr>
            <w:rStyle w:val="Hyperlink"/>
            <w:b w:val="0"/>
            <w:bCs w:val="0"/>
            <w:color w:val="660099"/>
            <w:sz w:val="28"/>
            <w:szCs w:val="28"/>
          </w:rPr>
          <w:t>Object-oriented programming </w:t>
        </w:r>
      </w:hyperlink>
      <w:r w:rsidR="00105370" w:rsidRPr="00105370">
        <w:rPr>
          <w:color w:val="333333"/>
          <w:sz w:val="28"/>
          <w:szCs w:val="28"/>
        </w:rPr>
        <w:t>)</w:t>
      </w:r>
      <w:r w:rsidRPr="00105370">
        <w:rPr>
          <w:color w:val="333333"/>
          <w:sz w:val="28"/>
          <w:szCs w:val="28"/>
        </w:rPr>
        <w:t>, bạn có thể phân chia những vấn đề phức tạp thành những tập nhỏ hơn bằng cách tạo ra các đối tượng.</w:t>
      </w:r>
    </w:p>
    <w:p w:rsidR="00F05C37" w:rsidRPr="00846A83" w:rsidRDefault="00F05C37" w:rsidP="00A54CE7">
      <w:pPr>
        <w:shd w:val="clear" w:color="auto" w:fill="FFFFFF"/>
        <w:spacing w:after="0" w:line="360" w:lineRule="auto"/>
        <w:rPr>
          <w:rFonts w:ascii="Times New Roman" w:eastAsia="Times New Roman" w:hAnsi="Times New Roman" w:cs="Times New Roman"/>
          <w:color w:val="333333"/>
          <w:sz w:val="28"/>
          <w:szCs w:val="28"/>
        </w:rPr>
      </w:pPr>
      <w:r w:rsidRPr="00846A83">
        <w:rPr>
          <w:rFonts w:ascii="Times New Roman" w:eastAsia="Times New Roman" w:hAnsi="Times New Roman" w:cs="Times New Roman"/>
          <w:b/>
          <w:bCs/>
          <w:color w:val="333333"/>
          <w:sz w:val="28"/>
          <w:szCs w:val="28"/>
        </w:rPr>
        <w:t>3. Lý do nên học ngôn ngữ lập t</w:t>
      </w:r>
      <w:bookmarkStart w:id="0" w:name="_GoBack"/>
      <w:bookmarkEnd w:id="0"/>
      <w:r w:rsidRPr="00846A83">
        <w:rPr>
          <w:rFonts w:ascii="Times New Roman" w:eastAsia="Times New Roman" w:hAnsi="Times New Roman" w:cs="Times New Roman"/>
          <w:b/>
          <w:bCs/>
          <w:color w:val="333333"/>
          <w:sz w:val="28"/>
          <w:szCs w:val="28"/>
        </w:rPr>
        <w:t>rình Python</w:t>
      </w:r>
    </w:p>
    <w:p w:rsidR="00F05C37" w:rsidRPr="00846A83" w:rsidRDefault="00F05C37" w:rsidP="00A54CE7">
      <w:pPr>
        <w:numPr>
          <w:ilvl w:val="0"/>
          <w:numId w:val="24"/>
        </w:numPr>
        <w:shd w:val="clear" w:color="auto" w:fill="FFFFFF"/>
        <w:spacing w:after="0" w:line="360" w:lineRule="auto"/>
        <w:ind w:left="300"/>
        <w:rPr>
          <w:rFonts w:ascii="Times New Roman" w:eastAsia="Times New Roman" w:hAnsi="Times New Roman" w:cs="Times New Roman"/>
          <w:color w:val="FF0000"/>
          <w:sz w:val="28"/>
          <w:szCs w:val="28"/>
        </w:rPr>
      </w:pPr>
      <w:r w:rsidRPr="00846A83">
        <w:rPr>
          <w:rFonts w:ascii="Times New Roman" w:eastAsia="Times New Roman" w:hAnsi="Times New Roman" w:cs="Times New Roman"/>
          <w:b/>
          <w:bCs/>
          <w:i/>
          <w:iCs/>
          <w:color w:val="FF0000"/>
          <w:sz w:val="28"/>
          <w:szCs w:val="28"/>
        </w:rPr>
        <w:t>Là ngôn ngữ lập trình phổ biến nhất:</w:t>
      </w:r>
    </w:p>
    <w:p w:rsidR="00F05C37" w:rsidRPr="00846A83" w:rsidRDefault="00F05C37" w:rsidP="00A54CE7">
      <w:pPr>
        <w:numPr>
          <w:ilvl w:val="0"/>
          <w:numId w:val="26"/>
        </w:numPr>
        <w:shd w:val="clear" w:color="auto" w:fill="FFFFFF"/>
        <w:spacing w:after="0" w:line="360" w:lineRule="auto"/>
        <w:ind w:left="300"/>
        <w:rPr>
          <w:rFonts w:ascii="Times New Roman" w:eastAsia="Times New Roman" w:hAnsi="Times New Roman" w:cs="Times New Roman"/>
          <w:color w:val="FF0000"/>
          <w:sz w:val="28"/>
          <w:szCs w:val="28"/>
        </w:rPr>
      </w:pPr>
      <w:r w:rsidRPr="00846A83">
        <w:rPr>
          <w:rFonts w:ascii="Times New Roman" w:eastAsia="Times New Roman" w:hAnsi="Times New Roman" w:cs="Times New Roman"/>
          <w:b/>
          <w:bCs/>
          <w:i/>
          <w:iCs/>
          <w:color w:val="FF0000"/>
          <w:sz w:val="28"/>
          <w:szCs w:val="28"/>
        </w:rPr>
        <w:t>Sử dụng linh hoạt trong nhiều mảng lập trình</w:t>
      </w:r>
    </w:p>
    <w:p w:rsidR="00F05C37" w:rsidRPr="00846A83" w:rsidRDefault="00F05C37" w:rsidP="00A54CE7">
      <w:pPr>
        <w:shd w:val="clear" w:color="auto" w:fill="FFFFFF"/>
        <w:spacing w:after="0" w:line="360" w:lineRule="auto"/>
        <w:rPr>
          <w:rFonts w:ascii="Times New Roman" w:eastAsia="Times New Roman" w:hAnsi="Times New Roman" w:cs="Times New Roman"/>
          <w:color w:val="333333"/>
          <w:sz w:val="28"/>
          <w:szCs w:val="28"/>
        </w:rPr>
      </w:pPr>
      <w:r w:rsidRPr="00846A83">
        <w:rPr>
          <w:rFonts w:ascii="Times New Roman" w:eastAsia="Times New Roman" w:hAnsi="Times New Roman" w:cs="Times New Roman"/>
          <w:color w:val="333333"/>
          <w:sz w:val="28"/>
          <w:szCs w:val="28"/>
        </w:rPr>
        <w:t>Không chỉ nổi tiếng với mảng lập trình web, Python còn là ngôn ngữ được sử dụng rộng rãi trong lập trình robot và các hệ thống nhúng. </w:t>
      </w:r>
    </w:p>
    <w:p w:rsidR="00F05C37" w:rsidRPr="00846A83" w:rsidRDefault="00F05C37" w:rsidP="00A54CE7">
      <w:pPr>
        <w:numPr>
          <w:ilvl w:val="0"/>
          <w:numId w:val="27"/>
        </w:numPr>
        <w:shd w:val="clear" w:color="auto" w:fill="FFFFFF"/>
        <w:spacing w:after="0" w:line="360" w:lineRule="auto"/>
        <w:ind w:left="300"/>
        <w:rPr>
          <w:rFonts w:ascii="Times New Roman" w:eastAsia="Times New Roman" w:hAnsi="Times New Roman" w:cs="Times New Roman"/>
          <w:color w:val="333333"/>
          <w:sz w:val="28"/>
          <w:szCs w:val="28"/>
        </w:rPr>
      </w:pPr>
      <w:r w:rsidRPr="00846A83">
        <w:rPr>
          <w:rFonts w:ascii="Times New Roman" w:eastAsia="Times New Roman" w:hAnsi="Times New Roman" w:cs="Times New Roman"/>
          <w:b/>
          <w:bCs/>
          <w:i/>
          <w:iCs/>
          <w:color w:val="333333"/>
          <w:sz w:val="28"/>
          <w:szCs w:val="28"/>
        </w:rPr>
        <w:t>Là bước đệm để học thêm các ngôn ngữ lập trình khác</w:t>
      </w:r>
    </w:p>
    <w:p w:rsidR="00F05C37" w:rsidRPr="00846A83" w:rsidRDefault="00F05C37" w:rsidP="00A54CE7">
      <w:pPr>
        <w:shd w:val="clear" w:color="auto" w:fill="FFFFFF"/>
        <w:spacing w:after="0" w:line="360" w:lineRule="auto"/>
        <w:rPr>
          <w:rFonts w:ascii="Times New Roman" w:eastAsia="Times New Roman" w:hAnsi="Times New Roman" w:cs="Times New Roman"/>
          <w:color w:val="333333"/>
          <w:sz w:val="28"/>
          <w:szCs w:val="28"/>
        </w:rPr>
      </w:pPr>
      <w:r w:rsidRPr="00846A83">
        <w:rPr>
          <w:rFonts w:ascii="Times New Roman" w:eastAsia="Times New Roman" w:hAnsi="Times New Roman" w:cs="Times New Roman"/>
          <w:color w:val="333333"/>
          <w:sz w:val="28"/>
          <w:szCs w:val="28"/>
        </w:rPr>
        <w:lastRenderedPageBreak/>
        <w:t>Python thân thiện với người dùng và hòa đồng với cả những ngôn ngữ lập trình khác. Như bạn đã biết, Python là ngôn ngữ hướng đối tượng có ứng dụng đa dạng. Và nếu bạn nắm rõ Python thì sẽ dễ dàng hơn khi học thêm các ngôn ngữ lập trình khác.</w:t>
      </w:r>
    </w:p>
    <w:p w:rsidR="00F05C37" w:rsidRPr="00846A83" w:rsidRDefault="00F05C37" w:rsidP="00A54CE7">
      <w:pPr>
        <w:numPr>
          <w:ilvl w:val="0"/>
          <w:numId w:val="28"/>
        </w:numPr>
        <w:shd w:val="clear" w:color="auto" w:fill="FFFFFF"/>
        <w:spacing w:after="0" w:line="360" w:lineRule="auto"/>
        <w:ind w:left="300"/>
        <w:rPr>
          <w:rFonts w:ascii="Times New Roman" w:eastAsia="Times New Roman" w:hAnsi="Times New Roman" w:cs="Times New Roman"/>
          <w:color w:val="333333"/>
          <w:sz w:val="28"/>
          <w:szCs w:val="28"/>
        </w:rPr>
      </w:pPr>
      <w:r w:rsidRPr="00846A83">
        <w:rPr>
          <w:rFonts w:ascii="Times New Roman" w:eastAsia="Times New Roman" w:hAnsi="Times New Roman" w:cs="Times New Roman"/>
          <w:b/>
          <w:bCs/>
          <w:i/>
          <w:iCs/>
          <w:color w:val="333333"/>
          <w:sz w:val="28"/>
          <w:szCs w:val="28"/>
        </w:rPr>
        <w:t>Python được hỗ trợ rất tốt</w:t>
      </w:r>
    </w:p>
    <w:p w:rsidR="00F05C37" w:rsidRPr="00846A83" w:rsidRDefault="00F05C37" w:rsidP="00A54CE7">
      <w:pPr>
        <w:shd w:val="clear" w:color="auto" w:fill="FFFFFF"/>
        <w:spacing w:after="0" w:line="360" w:lineRule="auto"/>
        <w:rPr>
          <w:rFonts w:ascii="Times New Roman" w:eastAsia="Times New Roman" w:hAnsi="Times New Roman" w:cs="Times New Roman"/>
          <w:color w:val="333333"/>
          <w:sz w:val="28"/>
          <w:szCs w:val="28"/>
        </w:rPr>
      </w:pPr>
      <w:r w:rsidRPr="00846A83">
        <w:rPr>
          <w:rFonts w:ascii="Times New Roman" w:eastAsia="Times New Roman" w:hAnsi="Times New Roman" w:cs="Times New Roman"/>
          <w:color w:val="333333"/>
          <w:sz w:val="28"/>
          <w:szCs w:val="28"/>
        </w:rPr>
        <w:t>Với sự phổ biến của mình nên Python sở hữu cộng đồng hỗ trợ trực tuyến cực tốt. Có rất nhiều các trang web hỗ trợ người dùng Python cực tốt như: The Official Python Tutorial, Stack Overflow...</w:t>
      </w:r>
    </w:p>
    <w:p w:rsidR="00F05C37" w:rsidRPr="00846A83" w:rsidRDefault="00F05C37" w:rsidP="00A54CE7">
      <w:pPr>
        <w:numPr>
          <w:ilvl w:val="0"/>
          <w:numId w:val="30"/>
        </w:numPr>
        <w:shd w:val="clear" w:color="auto" w:fill="FFFFFF"/>
        <w:spacing w:after="0" w:line="360" w:lineRule="auto"/>
        <w:ind w:left="300"/>
        <w:rPr>
          <w:rFonts w:ascii="Times New Roman" w:eastAsia="Times New Roman" w:hAnsi="Times New Roman" w:cs="Times New Roman"/>
          <w:color w:val="333333"/>
          <w:sz w:val="28"/>
          <w:szCs w:val="28"/>
        </w:rPr>
      </w:pPr>
      <w:r w:rsidRPr="00846A83">
        <w:rPr>
          <w:rFonts w:ascii="Times New Roman" w:eastAsia="Times New Roman" w:hAnsi="Times New Roman" w:cs="Times New Roman"/>
          <w:b/>
          <w:bCs/>
          <w:i/>
          <w:iCs/>
          <w:color w:val="333333"/>
          <w:sz w:val="28"/>
          <w:szCs w:val="28"/>
        </w:rPr>
        <w:t>Python hoàn toàn miễn phí</w:t>
      </w:r>
    </w:p>
    <w:p w:rsidR="00F05C37" w:rsidRPr="00846A83" w:rsidRDefault="00F05C37" w:rsidP="00A54CE7">
      <w:pPr>
        <w:shd w:val="clear" w:color="auto" w:fill="FFFFFF"/>
        <w:spacing w:after="0" w:line="360" w:lineRule="auto"/>
        <w:rPr>
          <w:rFonts w:ascii="Times New Roman" w:eastAsia="Times New Roman" w:hAnsi="Times New Roman" w:cs="Times New Roman"/>
          <w:color w:val="333333"/>
          <w:sz w:val="28"/>
          <w:szCs w:val="28"/>
        </w:rPr>
      </w:pPr>
      <w:r w:rsidRPr="00846A83">
        <w:rPr>
          <w:rFonts w:ascii="Times New Roman" w:eastAsia="Times New Roman" w:hAnsi="Times New Roman" w:cs="Times New Roman"/>
          <w:color w:val="333333"/>
          <w:sz w:val="28"/>
          <w:szCs w:val="28"/>
        </w:rPr>
        <w:t>Ngôn ngữ lập trình nào cũng miễn phí. Sự khác biệt giữa Python với các ngôn ngữ khác chính là việc nó hoàn toàn tương thích với các phần mềm mã nguồn mở (Open Sourse và GPL) vì Python cũng là mã nguồn mở.</w:t>
      </w:r>
    </w:p>
    <w:p w:rsidR="005768B9" w:rsidRDefault="005768B9" w:rsidP="00A54CE7">
      <w:pPr>
        <w:pStyle w:val="Heading2"/>
        <w:shd w:val="clear" w:color="auto" w:fill="FFFFFF"/>
        <w:spacing w:before="0" w:line="360" w:lineRule="auto"/>
        <w:rPr>
          <w:rFonts w:ascii="Open Sans" w:hAnsi="Open Sans" w:hint="eastAsia"/>
          <w:color w:val="101419"/>
        </w:rPr>
      </w:pPr>
      <w:r>
        <w:rPr>
          <w:rFonts w:ascii="Open Sans" w:hAnsi="Open Sans"/>
          <w:color w:val="101419"/>
        </w:rPr>
        <w:t>Các ứng dụng được viết bằng Python là gì?</w:t>
      </w:r>
    </w:p>
    <w:p w:rsidR="005768B9" w:rsidRDefault="005768B9" w:rsidP="00A54CE7">
      <w:pPr>
        <w:shd w:val="clear" w:color="auto" w:fill="FFFFFF"/>
        <w:spacing w:after="0" w:line="360" w:lineRule="auto"/>
        <w:rPr>
          <w:rFonts w:ascii="Open Sans" w:hAnsi="Open Sans" w:hint="eastAsia"/>
          <w:color w:val="444444"/>
          <w:sz w:val="26"/>
          <w:szCs w:val="26"/>
        </w:rPr>
      </w:pPr>
      <w:r>
        <w:rPr>
          <w:rFonts w:ascii="Open Sans" w:hAnsi="Open Sans"/>
          <w:color w:val="444444"/>
          <w:sz w:val="26"/>
          <w:szCs w:val="26"/>
        </w:rPr>
        <w:t>Python có nhiều ứng dụng và được sử dụng bởi nhiều công ty lớn</w:t>
      </w:r>
    </w:p>
    <w:p w:rsidR="005768B9" w:rsidRDefault="005768B9" w:rsidP="00A54CE7">
      <w:pPr>
        <w:numPr>
          <w:ilvl w:val="0"/>
          <w:numId w:val="35"/>
        </w:numPr>
        <w:shd w:val="clear" w:color="auto" w:fill="FFFFFF"/>
        <w:spacing w:after="0" w:line="360" w:lineRule="auto"/>
        <w:rPr>
          <w:rFonts w:ascii="Open Sans" w:hAnsi="Open Sans" w:hint="eastAsia"/>
          <w:color w:val="444444"/>
          <w:sz w:val="26"/>
          <w:szCs w:val="26"/>
        </w:rPr>
      </w:pPr>
      <w:r>
        <w:rPr>
          <w:rStyle w:val="Strong"/>
          <w:rFonts w:ascii="Open Sans" w:hAnsi="Open Sans"/>
          <w:color w:val="444444"/>
          <w:sz w:val="26"/>
          <w:szCs w:val="26"/>
        </w:rPr>
        <w:t>Web development</w:t>
      </w:r>
      <w:r>
        <w:rPr>
          <w:rFonts w:ascii="Open Sans" w:hAnsi="Open Sans"/>
          <w:color w:val="444444"/>
          <w:sz w:val="26"/>
          <w:szCs w:val="26"/>
        </w:rPr>
        <w:t>: các trang web như Google, Dropbox, Instagram, Reddit… Đều được xây dừng bằng ngôn ngữ Python.</w:t>
      </w:r>
    </w:p>
    <w:p w:rsidR="005768B9" w:rsidRDefault="005768B9" w:rsidP="00A54CE7">
      <w:pPr>
        <w:numPr>
          <w:ilvl w:val="0"/>
          <w:numId w:val="35"/>
        </w:numPr>
        <w:shd w:val="clear" w:color="auto" w:fill="FFFFFF"/>
        <w:spacing w:after="0" w:line="360" w:lineRule="auto"/>
        <w:rPr>
          <w:rFonts w:ascii="Open Sans" w:hAnsi="Open Sans" w:hint="eastAsia"/>
          <w:color w:val="444444"/>
          <w:sz w:val="26"/>
          <w:szCs w:val="26"/>
        </w:rPr>
      </w:pPr>
      <w:r>
        <w:rPr>
          <w:rStyle w:val="Strong"/>
          <w:rFonts w:ascii="Open Sans" w:hAnsi="Open Sans"/>
          <w:color w:val="444444"/>
          <w:sz w:val="26"/>
          <w:szCs w:val="26"/>
        </w:rPr>
        <w:t>Khoa học máy tính, phân tích dữ liệu và machine learning</w:t>
      </w:r>
      <w:r>
        <w:rPr>
          <w:rFonts w:ascii="Open Sans" w:hAnsi="Open Sans"/>
          <w:color w:val="444444"/>
          <w:sz w:val="26"/>
          <w:szCs w:val="26"/>
        </w:rPr>
        <w:t>: Như đã chia sẻ, Python có số lượng thư viện khá lớn, rất nhiều trong số đó cung cấp các thuật toán hoặc cho phép bạn xây dựng các thuật toán để giải quyết các vấn đề phức tạp.</w:t>
      </w:r>
    </w:p>
    <w:p w:rsidR="005768B9" w:rsidRDefault="005768B9" w:rsidP="00A54CE7">
      <w:pPr>
        <w:numPr>
          <w:ilvl w:val="0"/>
          <w:numId w:val="35"/>
        </w:numPr>
        <w:shd w:val="clear" w:color="auto" w:fill="FFFFFF"/>
        <w:spacing w:after="0" w:line="360" w:lineRule="auto"/>
        <w:rPr>
          <w:rFonts w:ascii="Open Sans" w:hAnsi="Open Sans" w:hint="eastAsia"/>
          <w:color w:val="444444"/>
          <w:sz w:val="26"/>
          <w:szCs w:val="26"/>
        </w:rPr>
      </w:pPr>
      <w:r>
        <w:rPr>
          <w:rStyle w:val="Strong"/>
          <w:rFonts w:ascii="Open Sans" w:hAnsi="Open Sans"/>
          <w:color w:val="444444"/>
          <w:sz w:val="26"/>
          <w:szCs w:val="26"/>
        </w:rPr>
        <w:t>Script</w:t>
      </w:r>
      <w:r>
        <w:rPr>
          <w:rFonts w:ascii="Open Sans" w:hAnsi="Open Sans"/>
          <w:color w:val="444444"/>
          <w:sz w:val="26"/>
          <w:szCs w:val="26"/>
        </w:rPr>
        <w:t>: Dù công việc này có thể được thực hiện bởi nhiều ngôn ngữ khác, song Python vẫn là lựa chọn tốt nếu bạn có ý định viết các hàm toán học để phân tích hay nghiên cứu dữ liệu.</w:t>
      </w:r>
    </w:p>
    <w:p w:rsidR="005768B9" w:rsidRDefault="005768B9" w:rsidP="00A54CE7">
      <w:pPr>
        <w:pStyle w:val="NormalWeb"/>
        <w:shd w:val="clear" w:color="auto" w:fill="FFFFFF"/>
        <w:spacing w:before="0" w:beforeAutospacing="0" w:after="0" w:afterAutospacing="0" w:line="360" w:lineRule="auto"/>
        <w:rPr>
          <w:rFonts w:ascii="Open Sans" w:hAnsi="Open Sans"/>
          <w:color w:val="444444"/>
          <w:sz w:val="26"/>
          <w:szCs w:val="26"/>
        </w:rPr>
      </w:pPr>
      <w:r>
        <w:rPr>
          <w:rStyle w:val="Strong"/>
          <w:rFonts w:ascii="Open Sans" w:hAnsi="Open Sans"/>
          <w:color w:val="444444"/>
          <w:sz w:val="26"/>
          <w:szCs w:val="26"/>
        </w:rPr>
        <w:t>Python</w:t>
      </w:r>
      <w:r>
        <w:rPr>
          <w:rFonts w:ascii="Open Sans" w:hAnsi="Open Sans"/>
          <w:color w:val="444444"/>
          <w:sz w:val="26"/>
          <w:szCs w:val="26"/>
        </w:rPr>
        <w:t> là một trong những ngôn ngữ lập trình phổ biến nhất hiện nay. </w:t>
      </w:r>
      <w:r>
        <w:rPr>
          <w:rStyle w:val="Strong"/>
          <w:rFonts w:ascii="Open Sans" w:hAnsi="Open Sans"/>
          <w:color w:val="444444"/>
          <w:sz w:val="26"/>
          <w:szCs w:val="26"/>
        </w:rPr>
        <w:t>Python</w:t>
      </w:r>
      <w:r>
        <w:rPr>
          <w:rFonts w:ascii="Open Sans" w:hAnsi="Open Sans"/>
          <w:color w:val="444444"/>
          <w:sz w:val="26"/>
          <w:szCs w:val="26"/>
        </w:rPr>
        <w:t> mang nhiều ưu điểm của một ngôn ngữ tương lai, cú pháp đơn giản, cấu trúc rõ ràng, số lượng thư viện lớn, mở nguồn mở, miễn phí, hướng đối tượng…</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p>
    <w:p w:rsidR="007B05FD" w:rsidRPr="00A54437" w:rsidRDefault="007B05FD" w:rsidP="00A54CE7">
      <w:pPr>
        <w:numPr>
          <w:ilvl w:val="0"/>
          <w:numId w:val="16"/>
        </w:numPr>
        <w:shd w:val="clear" w:color="auto" w:fill="FFFFFF"/>
        <w:spacing w:after="0" w:line="360" w:lineRule="auto"/>
        <w:ind w:left="450"/>
        <w:textAlignment w:val="baseline"/>
        <w:rPr>
          <w:rFonts w:ascii="inherit" w:eastAsia="Times New Roman" w:hAnsi="inherit" w:cs="Arial"/>
          <w:color w:val="333333"/>
          <w:sz w:val="21"/>
          <w:szCs w:val="21"/>
        </w:rPr>
      </w:pPr>
      <w:r w:rsidRPr="00A54437">
        <w:rPr>
          <w:rFonts w:ascii="inherit" w:eastAsia="Times New Roman" w:hAnsi="inherit" w:cs="Arial"/>
          <w:b/>
          <w:bCs/>
          <w:color w:val="333333"/>
          <w:sz w:val="28"/>
          <w:szCs w:val="28"/>
          <w:bdr w:val="none" w:sz="0" w:space="0" w:color="auto" w:frame="1"/>
        </w:rPr>
        <w:t>Tại sao nên dùng django</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Django là một web framework khá nổi tiếng được viết hoàn toàn bằng ngôn ngữ Python. Nó không phải là một micro-framework như Flask, mà là một framework với đầy đủ các thư viện, module hỗ trợ các web-developer.</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lastRenderedPageBreak/>
        <w:t>Django được so sánh khá nhiều với Ruby on Rails.</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inherit" w:eastAsia="Times New Roman" w:hAnsi="inherit" w:cs="Arial"/>
          <w:b/>
          <w:bCs/>
          <w:color w:val="333333"/>
          <w:sz w:val="21"/>
          <w:szCs w:val="21"/>
          <w:bdr w:val="none" w:sz="0" w:space="0" w:color="auto" w:frame="1"/>
        </w:rPr>
        <w:t>Tại sao nên dùng Django</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Nếu bạn đang có một ý tưởng hay ho, và muốn xây dựng ý tưởng đó trở thành hiện thực một cách nhanh nhất, thì Django luôn là một trong những lựa chọn hàng đầu mà bạn nên cân nhắc.</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Django có đầy đủ các yếu tố phục vụ cho một Startup:</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Nhanh: Django được thiết kế với triết lý làm sao để các lập trình viên đưa các ý tưởng trở thành một sản phẩm nhanh nhất có thể (trong một vài giờ đồng hồ chẳng hạn)</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Có đầy đủ các thư viện/module cần thiết: Django có sẵn các thư viện về user authentication, content admin, site maps, RSS feed v.v…</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Đảm bảo về tính bảo mật: Không còn các nỗi lo về các lỗi bảo mật thông thường như SQL Injection, cross-site scripting, cross-site request forgery hay clickjacking nữa. Django cũng cung cấp cả phương pháp để lưu mật khẩu an toàn nữa!</w:t>
      </w:r>
    </w:p>
    <w:p w:rsidR="007B05FD" w:rsidRPr="00A54437"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Khả năng mở rộng tốt: Django có thể đáp ứng lượng traffic lớn, nghĩa là bạn không cần phải lo lắng về khả năng scale sản phẩm của mình nữa.</w:t>
      </w:r>
    </w:p>
    <w:p w:rsidR="007B05FD" w:rsidRPr="007B05FD" w:rsidRDefault="007B05FD" w:rsidP="00A54CE7">
      <w:pPr>
        <w:shd w:val="clear" w:color="auto" w:fill="FFFFFF"/>
        <w:spacing w:after="0" w:line="360" w:lineRule="auto"/>
        <w:textAlignment w:val="baseline"/>
        <w:rPr>
          <w:rFonts w:ascii="Arial" w:eastAsia="Times New Roman" w:hAnsi="Arial" w:cs="Arial"/>
          <w:color w:val="333333"/>
          <w:sz w:val="21"/>
          <w:szCs w:val="21"/>
        </w:rPr>
      </w:pPr>
      <w:r w:rsidRPr="00A54437">
        <w:rPr>
          <w:rFonts w:ascii="Arial" w:eastAsia="Times New Roman" w:hAnsi="Arial" w:cs="Arial"/>
          <w:color w:val="333333"/>
          <w:sz w:val="21"/>
          <w:szCs w:val="21"/>
        </w:rPr>
        <w:t>Tính linh hoạt: Xây dựng CMS, hoặc Ecommerce Website, hay kể cả Social Network, Scientific Computing Platforms, tất cả đều có thể với Django.</w:t>
      </w:r>
    </w:p>
    <w:p w:rsidR="00226223" w:rsidRPr="00CF0278" w:rsidRDefault="00226223" w:rsidP="00A54CE7">
      <w:pPr>
        <w:pBdr>
          <w:bottom w:val="single" w:sz="6" w:space="0" w:color="A2A9B1"/>
        </w:pBdr>
        <w:spacing w:after="0" w:line="360" w:lineRule="auto"/>
        <w:jc w:val="center"/>
        <w:outlineLvl w:val="0"/>
        <w:rPr>
          <w:rFonts w:ascii="Times New Roman" w:eastAsia="Times New Roman" w:hAnsi="Times New Roman" w:cs="Times New Roman"/>
          <w:color w:val="FF0000"/>
          <w:kern w:val="36"/>
          <w:sz w:val="43"/>
          <w:szCs w:val="43"/>
        </w:rPr>
      </w:pPr>
      <w:r w:rsidRPr="00226223">
        <w:rPr>
          <w:rFonts w:ascii="Times New Roman" w:eastAsia="Times New Roman" w:hAnsi="Times New Roman" w:cs="Times New Roman"/>
          <w:color w:val="FF0000"/>
          <w:kern w:val="36"/>
          <w:sz w:val="43"/>
          <w:szCs w:val="43"/>
          <w:lang w:val="vi-VN"/>
        </w:rPr>
        <w:t>PostgreSQL</w:t>
      </w:r>
      <w:r w:rsidR="00CF0278">
        <w:rPr>
          <w:rFonts w:ascii="Times New Roman" w:eastAsia="Times New Roman" w:hAnsi="Times New Roman" w:cs="Times New Roman"/>
          <w:color w:val="FF0000"/>
          <w:kern w:val="36"/>
          <w:sz w:val="43"/>
          <w:szCs w:val="43"/>
        </w:rPr>
        <w:t xml:space="preserve"> (</w:t>
      </w:r>
      <w:r w:rsidR="00CF0278">
        <w:rPr>
          <w:rFonts w:ascii="Arial" w:hAnsi="Arial" w:cs="Arial"/>
          <w:color w:val="222222"/>
        </w:rPr>
        <w:t>Structured Query Language)</w:t>
      </w:r>
    </w:p>
    <w:tbl>
      <w:tblPr>
        <w:tblW w:w="11269" w:type="dxa"/>
        <w:tblInd w:w="-978"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1083"/>
        <w:gridCol w:w="2010"/>
        <w:gridCol w:w="340"/>
        <w:gridCol w:w="1146"/>
        <w:gridCol w:w="432"/>
        <w:gridCol w:w="2551"/>
        <w:gridCol w:w="3707"/>
      </w:tblGrid>
      <w:tr w:rsidR="00226223" w:rsidRPr="008046AE" w:rsidTr="00CF0278">
        <w:tc>
          <w:tcPr>
            <w:tcW w:w="3418" w:type="dxa"/>
            <w:gridSpan w:val="3"/>
            <w:tcBorders>
              <w:top w:val="outset" w:sz="6" w:space="0" w:color="auto"/>
              <w:left w:val="outset" w:sz="6" w:space="0" w:color="auto"/>
              <w:bottom w:val="outset" w:sz="6" w:space="0" w:color="auto"/>
              <w:right w:val="outset" w:sz="6" w:space="0" w:color="auto"/>
            </w:tcBorders>
            <w:shd w:val="clear" w:color="auto" w:fill="ECECEC"/>
            <w:vAlign w:val="center"/>
            <w:hideMark/>
          </w:tcPr>
          <w:p w:rsidR="00226223" w:rsidRPr="00226223" w:rsidRDefault="00226223" w:rsidP="00A54CE7">
            <w:pPr>
              <w:spacing w:after="0" w:line="360" w:lineRule="auto"/>
              <w:jc w:val="center"/>
              <w:rPr>
                <w:rFonts w:ascii="Times New Roman" w:eastAsia="Times New Roman" w:hAnsi="Times New Roman" w:cs="Times New Roman"/>
                <w:b/>
                <w:bCs/>
                <w:color w:val="202122"/>
                <w:sz w:val="18"/>
                <w:szCs w:val="18"/>
              </w:rPr>
            </w:pPr>
            <w:r w:rsidRPr="00226223">
              <w:rPr>
                <w:rFonts w:ascii="Times New Roman" w:eastAsia="Times New Roman" w:hAnsi="Times New Roman" w:cs="Times New Roman"/>
                <w:b/>
                <w:bCs/>
                <w:color w:val="202122"/>
                <w:sz w:val="18"/>
                <w:szCs w:val="18"/>
              </w:rPr>
              <w:t>Công ty</w:t>
            </w:r>
          </w:p>
        </w:tc>
        <w:tc>
          <w:tcPr>
            <w:tcW w:w="2945" w:type="dxa"/>
            <w:gridSpan w:val="2"/>
            <w:tcBorders>
              <w:top w:val="outset" w:sz="6" w:space="0" w:color="auto"/>
              <w:left w:val="outset" w:sz="6" w:space="0" w:color="auto"/>
              <w:bottom w:val="outset" w:sz="6" w:space="0" w:color="auto"/>
              <w:right w:val="outset" w:sz="6" w:space="0" w:color="auto"/>
            </w:tcBorders>
            <w:shd w:val="clear" w:color="auto" w:fill="ECECEC"/>
            <w:vAlign w:val="center"/>
            <w:hideMark/>
          </w:tcPr>
          <w:p w:rsidR="00226223" w:rsidRPr="00226223" w:rsidRDefault="00226223" w:rsidP="00A54CE7">
            <w:pPr>
              <w:spacing w:after="0" w:line="360" w:lineRule="auto"/>
              <w:jc w:val="center"/>
              <w:rPr>
                <w:rFonts w:ascii="Times New Roman" w:eastAsia="Times New Roman" w:hAnsi="Times New Roman" w:cs="Times New Roman"/>
                <w:b/>
                <w:bCs/>
                <w:color w:val="202122"/>
                <w:sz w:val="18"/>
                <w:szCs w:val="18"/>
              </w:rPr>
            </w:pPr>
            <w:r w:rsidRPr="00226223">
              <w:rPr>
                <w:rFonts w:ascii="Times New Roman" w:eastAsia="Times New Roman" w:hAnsi="Times New Roman" w:cs="Times New Roman"/>
                <w:b/>
                <w:bCs/>
                <w:color w:val="202122"/>
                <w:sz w:val="18"/>
                <w:szCs w:val="18"/>
              </w:rPr>
              <w:t>Ngày phát hành phiên bản đầu tiên</w:t>
            </w:r>
          </w:p>
        </w:tc>
        <w:tc>
          <w:tcPr>
            <w:tcW w:w="2551" w:type="dxa"/>
            <w:tcBorders>
              <w:top w:val="outset" w:sz="6" w:space="0" w:color="auto"/>
              <w:left w:val="outset" w:sz="6" w:space="0" w:color="auto"/>
              <w:bottom w:val="outset" w:sz="6" w:space="0" w:color="auto"/>
              <w:right w:val="outset" w:sz="6" w:space="0" w:color="auto"/>
            </w:tcBorders>
            <w:shd w:val="clear" w:color="auto" w:fill="ECECEC"/>
            <w:vAlign w:val="center"/>
            <w:hideMark/>
          </w:tcPr>
          <w:p w:rsidR="00226223" w:rsidRPr="00226223" w:rsidRDefault="00226223" w:rsidP="00A54CE7">
            <w:pPr>
              <w:spacing w:after="0" w:line="360" w:lineRule="auto"/>
              <w:jc w:val="center"/>
              <w:rPr>
                <w:rFonts w:ascii="Times New Roman" w:eastAsia="Times New Roman" w:hAnsi="Times New Roman" w:cs="Times New Roman"/>
                <w:b/>
                <w:bCs/>
                <w:color w:val="202122"/>
                <w:sz w:val="18"/>
                <w:szCs w:val="18"/>
              </w:rPr>
            </w:pPr>
            <w:r w:rsidRPr="00226223">
              <w:rPr>
                <w:rFonts w:ascii="Times New Roman" w:eastAsia="Times New Roman" w:hAnsi="Times New Roman" w:cs="Times New Roman"/>
                <w:b/>
                <w:bCs/>
                <w:color w:val="202122"/>
                <w:sz w:val="18"/>
                <w:szCs w:val="18"/>
              </w:rPr>
              <w:t>Phiên bản ổn định mới nhất</w:t>
            </w:r>
          </w:p>
        </w:tc>
        <w:tc>
          <w:tcPr>
            <w:tcW w:w="2355" w:type="dxa"/>
            <w:tcBorders>
              <w:top w:val="outset" w:sz="6" w:space="0" w:color="auto"/>
              <w:left w:val="outset" w:sz="6" w:space="0" w:color="auto"/>
              <w:bottom w:val="outset" w:sz="6" w:space="0" w:color="auto"/>
              <w:right w:val="outset" w:sz="6" w:space="0" w:color="auto"/>
            </w:tcBorders>
            <w:shd w:val="clear" w:color="auto" w:fill="ECECEC"/>
            <w:vAlign w:val="center"/>
            <w:hideMark/>
          </w:tcPr>
          <w:p w:rsidR="00226223" w:rsidRPr="00226223" w:rsidRDefault="00E9783B" w:rsidP="00A54CE7">
            <w:pPr>
              <w:spacing w:after="0" w:line="360" w:lineRule="auto"/>
              <w:jc w:val="center"/>
              <w:rPr>
                <w:rFonts w:ascii="Times New Roman" w:eastAsia="Times New Roman" w:hAnsi="Times New Roman" w:cs="Times New Roman"/>
                <w:b/>
                <w:bCs/>
                <w:color w:val="202122"/>
                <w:sz w:val="18"/>
                <w:szCs w:val="18"/>
              </w:rPr>
            </w:pPr>
            <w:hyperlink r:id="rId14" w:tooltip="Giấy phép sử dụng (trang chưa được viết)" w:history="1">
              <w:r w:rsidR="00226223" w:rsidRPr="008046AE">
                <w:rPr>
                  <w:rFonts w:ascii="Times New Roman" w:eastAsia="Times New Roman" w:hAnsi="Times New Roman" w:cs="Times New Roman"/>
                  <w:b/>
                  <w:bCs/>
                  <w:color w:val="A55858"/>
                  <w:sz w:val="18"/>
                  <w:szCs w:val="18"/>
                </w:rPr>
                <w:t>Giấy phép sử dụng</w:t>
              </w:r>
            </w:hyperlink>
          </w:p>
        </w:tc>
      </w:tr>
      <w:tr w:rsidR="00226223" w:rsidRPr="008046AE" w:rsidTr="00CF0278">
        <w:tc>
          <w:tcPr>
            <w:tcW w:w="3418" w:type="dxa"/>
            <w:gridSpan w:val="3"/>
            <w:tcBorders>
              <w:top w:val="outset" w:sz="6" w:space="0" w:color="auto"/>
              <w:left w:val="outset" w:sz="6" w:space="0" w:color="auto"/>
              <w:bottom w:val="outset" w:sz="6" w:space="0" w:color="auto"/>
              <w:right w:val="outset" w:sz="6" w:space="0" w:color="auto"/>
            </w:tcBorders>
            <w:shd w:val="clear" w:color="auto" w:fill="ECECEC"/>
            <w:vAlign w:val="center"/>
          </w:tcPr>
          <w:p w:rsidR="00226223" w:rsidRPr="008046AE" w:rsidRDefault="00226223" w:rsidP="00A54CE7">
            <w:pPr>
              <w:spacing w:after="0" w:line="360" w:lineRule="auto"/>
              <w:jc w:val="center"/>
              <w:rPr>
                <w:rFonts w:ascii="Times New Roman" w:hAnsi="Times New Roman" w:cs="Times New Roman"/>
                <w:color w:val="202122"/>
                <w:sz w:val="18"/>
                <w:szCs w:val="18"/>
              </w:rPr>
            </w:pPr>
            <w:r w:rsidRPr="008046AE">
              <w:rPr>
                <w:rFonts w:ascii="Times New Roman" w:hAnsi="Times New Roman" w:cs="Times New Roman"/>
                <w:color w:val="202122"/>
                <w:sz w:val="18"/>
                <w:szCs w:val="18"/>
              </w:rPr>
              <w:t>PostgreSQL Global Development Group</w:t>
            </w:r>
          </w:p>
        </w:tc>
        <w:tc>
          <w:tcPr>
            <w:tcW w:w="2945" w:type="dxa"/>
            <w:gridSpan w:val="2"/>
            <w:tcBorders>
              <w:top w:val="outset" w:sz="6" w:space="0" w:color="auto"/>
              <w:left w:val="outset" w:sz="6" w:space="0" w:color="auto"/>
              <w:bottom w:val="outset" w:sz="6" w:space="0" w:color="auto"/>
              <w:right w:val="outset" w:sz="6" w:space="0" w:color="auto"/>
            </w:tcBorders>
            <w:shd w:val="clear" w:color="auto" w:fill="ECECEC"/>
            <w:vAlign w:val="center"/>
          </w:tcPr>
          <w:p w:rsidR="00226223" w:rsidRPr="008046AE" w:rsidRDefault="00226223" w:rsidP="00A54CE7">
            <w:pPr>
              <w:spacing w:after="0" w:line="360" w:lineRule="auto"/>
              <w:jc w:val="center"/>
              <w:rPr>
                <w:rFonts w:ascii="Times New Roman" w:hAnsi="Times New Roman" w:cs="Times New Roman"/>
                <w:color w:val="202122"/>
                <w:sz w:val="18"/>
                <w:szCs w:val="18"/>
              </w:rPr>
            </w:pPr>
            <w:r w:rsidRPr="008046AE">
              <w:rPr>
                <w:rFonts w:ascii="Times New Roman" w:hAnsi="Times New Roman" w:cs="Times New Roman"/>
                <w:color w:val="202122"/>
                <w:sz w:val="18"/>
                <w:szCs w:val="18"/>
              </w:rPr>
              <w:t>Tháng 6 năm 19</w:t>
            </w:r>
            <w:r w:rsidR="004412D3" w:rsidRPr="008046AE">
              <w:rPr>
                <w:rFonts w:ascii="Times New Roman" w:hAnsi="Times New Roman" w:cs="Times New Roman"/>
                <w:color w:val="202122"/>
                <w:sz w:val="18"/>
                <w:szCs w:val="18"/>
              </w:rPr>
              <w:t>96</w:t>
            </w:r>
          </w:p>
        </w:tc>
        <w:tc>
          <w:tcPr>
            <w:tcW w:w="2551" w:type="dxa"/>
            <w:tcBorders>
              <w:top w:val="outset" w:sz="6" w:space="0" w:color="auto"/>
              <w:left w:val="outset" w:sz="6" w:space="0" w:color="auto"/>
              <w:bottom w:val="outset" w:sz="6" w:space="0" w:color="auto"/>
              <w:right w:val="outset" w:sz="6" w:space="0" w:color="auto"/>
            </w:tcBorders>
            <w:shd w:val="clear" w:color="auto" w:fill="ECECEC"/>
            <w:vAlign w:val="center"/>
          </w:tcPr>
          <w:p w:rsidR="00226223" w:rsidRPr="008046AE" w:rsidRDefault="00226223" w:rsidP="00A54CE7">
            <w:pPr>
              <w:spacing w:after="0" w:line="360" w:lineRule="auto"/>
              <w:jc w:val="center"/>
              <w:rPr>
                <w:rFonts w:ascii="Times New Roman" w:hAnsi="Times New Roman" w:cs="Times New Roman"/>
                <w:color w:val="202122"/>
                <w:sz w:val="18"/>
                <w:szCs w:val="18"/>
              </w:rPr>
            </w:pPr>
            <w:r w:rsidRPr="008046AE">
              <w:rPr>
                <w:rFonts w:ascii="Times New Roman" w:hAnsi="Times New Roman" w:cs="Times New Roman"/>
                <w:color w:val="202122"/>
                <w:sz w:val="18"/>
                <w:szCs w:val="18"/>
              </w:rPr>
              <w:t>12.3-2</w:t>
            </w:r>
          </w:p>
        </w:tc>
        <w:tc>
          <w:tcPr>
            <w:tcW w:w="2355" w:type="dxa"/>
            <w:tcBorders>
              <w:top w:val="outset" w:sz="6" w:space="0" w:color="auto"/>
              <w:left w:val="outset" w:sz="6" w:space="0" w:color="auto"/>
              <w:bottom w:val="outset" w:sz="6" w:space="0" w:color="auto"/>
              <w:right w:val="outset" w:sz="6" w:space="0" w:color="auto"/>
            </w:tcBorders>
            <w:shd w:val="clear" w:color="auto" w:fill="ECECEC"/>
            <w:vAlign w:val="center"/>
          </w:tcPr>
          <w:p w:rsidR="00226223" w:rsidRPr="008046AE" w:rsidRDefault="00E9783B" w:rsidP="00A54CE7">
            <w:pPr>
              <w:spacing w:after="0" w:line="360" w:lineRule="auto"/>
              <w:jc w:val="center"/>
              <w:rPr>
                <w:rFonts w:ascii="Times New Roman" w:hAnsi="Times New Roman" w:cs="Times New Roman"/>
                <w:color w:val="202122"/>
                <w:sz w:val="18"/>
                <w:szCs w:val="18"/>
              </w:rPr>
            </w:pPr>
            <w:hyperlink r:id="rId15" w:tooltip="BSD license (trang chưa được viết)" w:history="1">
              <w:r w:rsidR="00226223" w:rsidRPr="008046AE">
                <w:rPr>
                  <w:rStyle w:val="Hyperlink"/>
                  <w:rFonts w:ascii="Times New Roman" w:hAnsi="Times New Roman" w:cs="Times New Roman"/>
                  <w:color w:val="A55858"/>
                  <w:sz w:val="18"/>
                  <w:szCs w:val="18"/>
                  <w:u w:val="none"/>
                </w:rPr>
                <w:t>BSD</w:t>
              </w:r>
            </w:hyperlink>
          </w:p>
        </w:tc>
      </w:tr>
      <w:tr w:rsidR="00226223" w:rsidRPr="00226223" w:rsidTr="00CF0278">
        <w:tblPrEx>
          <w:tblCellSpacing w:w="15" w:type="dxa"/>
          <w:tblBorders>
            <w:top w:val="single" w:sz="6" w:space="0" w:color="AAAAAA"/>
            <w:left w:val="single" w:sz="6" w:space="0" w:color="AAAAAA"/>
            <w:bottom w:val="single" w:sz="6" w:space="0" w:color="AAAAAA"/>
            <w:right w:val="single" w:sz="6" w:space="0" w:color="AAAAAA"/>
          </w:tblBorders>
          <w:shd w:val="clear" w:color="auto" w:fill="F9F9F9"/>
        </w:tblPrEx>
        <w:trPr>
          <w:gridBefore w:val="1"/>
          <w:gridAfter w:val="3"/>
          <w:wBefore w:w="1083" w:type="dxa"/>
          <w:wAfter w:w="6258" w:type="dxa"/>
          <w:tblCellSpacing w:w="15" w:type="dxa"/>
        </w:trPr>
        <w:tc>
          <w:tcPr>
            <w:tcW w:w="1995" w:type="dxa"/>
            <w:shd w:val="clear" w:color="auto" w:fill="F9F9F9"/>
            <w:noWrap/>
            <w:tcMar>
              <w:top w:w="15" w:type="dxa"/>
              <w:left w:w="15" w:type="dxa"/>
              <w:bottom w:w="15" w:type="dxa"/>
              <w:right w:w="192" w:type="dxa"/>
            </w:tcMar>
            <w:hideMark/>
          </w:tcPr>
          <w:p w:rsidR="00226223" w:rsidRPr="00226223" w:rsidRDefault="00226223" w:rsidP="00A54CE7">
            <w:pPr>
              <w:spacing w:after="0" w:line="360" w:lineRule="auto"/>
              <w:rPr>
                <w:rFonts w:ascii="Times New Roman" w:eastAsia="Times New Roman" w:hAnsi="Times New Roman" w:cs="Times New Roman"/>
                <w:b/>
                <w:bCs/>
                <w:color w:val="000000"/>
                <w:sz w:val="21"/>
                <w:szCs w:val="21"/>
              </w:rPr>
            </w:pPr>
            <w:r w:rsidRPr="00226223">
              <w:rPr>
                <w:rFonts w:ascii="Times New Roman" w:eastAsia="Times New Roman" w:hAnsi="Times New Roman" w:cs="Times New Roman"/>
                <w:b/>
                <w:bCs/>
                <w:color w:val="000000"/>
                <w:sz w:val="21"/>
                <w:szCs w:val="21"/>
              </w:rPr>
              <w:t>Viết bằng</w:t>
            </w:r>
          </w:p>
        </w:tc>
        <w:tc>
          <w:tcPr>
            <w:tcW w:w="0" w:type="auto"/>
            <w:gridSpan w:val="2"/>
            <w:shd w:val="clear" w:color="auto" w:fill="F9F9F9"/>
            <w:hideMark/>
          </w:tcPr>
          <w:p w:rsidR="00226223" w:rsidRPr="00226223" w:rsidRDefault="00E9783B" w:rsidP="00A54CE7">
            <w:pPr>
              <w:spacing w:after="0" w:line="360" w:lineRule="auto"/>
              <w:rPr>
                <w:rFonts w:ascii="Times New Roman" w:eastAsia="Times New Roman" w:hAnsi="Times New Roman" w:cs="Times New Roman"/>
                <w:color w:val="000000"/>
                <w:sz w:val="21"/>
                <w:szCs w:val="21"/>
              </w:rPr>
            </w:pPr>
            <w:hyperlink r:id="rId16" w:tooltip="C (ngôn ngữ lập trình)" w:history="1">
              <w:r w:rsidR="00226223" w:rsidRPr="008046AE">
                <w:rPr>
                  <w:rFonts w:ascii="Times New Roman" w:eastAsia="Times New Roman" w:hAnsi="Times New Roman" w:cs="Times New Roman"/>
                  <w:color w:val="0B0080"/>
                  <w:sz w:val="21"/>
                  <w:szCs w:val="21"/>
                </w:rPr>
                <w:t>C</w:t>
              </w:r>
            </w:hyperlink>
          </w:p>
        </w:tc>
      </w:tr>
      <w:tr w:rsidR="00226223" w:rsidRPr="00226223" w:rsidTr="00CF0278">
        <w:tblPrEx>
          <w:tblCellSpacing w:w="15" w:type="dxa"/>
          <w:tblBorders>
            <w:top w:val="single" w:sz="6" w:space="0" w:color="AAAAAA"/>
            <w:left w:val="single" w:sz="6" w:space="0" w:color="AAAAAA"/>
            <w:bottom w:val="single" w:sz="6" w:space="0" w:color="AAAAAA"/>
            <w:right w:val="single" w:sz="6" w:space="0" w:color="AAAAAA"/>
          </w:tblBorders>
          <w:shd w:val="clear" w:color="auto" w:fill="F9F9F9"/>
        </w:tblPrEx>
        <w:trPr>
          <w:gridBefore w:val="1"/>
          <w:gridAfter w:val="3"/>
          <w:wBefore w:w="1083" w:type="dxa"/>
          <w:wAfter w:w="6258" w:type="dxa"/>
          <w:tblCellSpacing w:w="15" w:type="dxa"/>
        </w:trPr>
        <w:tc>
          <w:tcPr>
            <w:tcW w:w="1995" w:type="dxa"/>
            <w:shd w:val="clear" w:color="auto" w:fill="F9F9F9"/>
            <w:noWrap/>
            <w:tcMar>
              <w:top w:w="15" w:type="dxa"/>
              <w:left w:w="15" w:type="dxa"/>
              <w:bottom w:w="15" w:type="dxa"/>
              <w:right w:w="192" w:type="dxa"/>
            </w:tcMar>
            <w:hideMark/>
          </w:tcPr>
          <w:p w:rsidR="00226223" w:rsidRPr="00226223" w:rsidRDefault="00E9783B" w:rsidP="00A54CE7">
            <w:pPr>
              <w:spacing w:after="0" w:line="360" w:lineRule="auto"/>
              <w:rPr>
                <w:rFonts w:ascii="Times New Roman" w:eastAsia="Times New Roman" w:hAnsi="Times New Roman" w:cs="Times New Roman"/>
                <w:b/>
                <w:bCs/>
                <w:color w:val="000000"/>
                <w:sz w:val="21"/>
                <w:szCs w:val="21"/>
              </w:rPr>
            </w:pPr>
            <w:hyperlink r:id="rId17" w:tooltip="Hệ điều hành" w:history="1">
              <w:r w:rsidR="00226223" w:rsidRPr="008046AE">
                <w:rPr>
                  <w:rFonts w:ascii="Times New Roman" w:eastAsia="Times New Roman" w:hAnsi="Times New Roman" w:cs="Times New Roman"/>
                  <w:b/>
                  <w:bCs/>
                  <w:color w:val="0B0080"/>
                  <w:sz w:val="21"/>
                  <w:szCs w:val="21"/>
                </w:rPr>
                <w:t>Hệ điều hành</w:t>
              </w:r>
            </w:hyperlink>
          </w:p>
        </w:tc>
        <w:tc>
          <w:tcPr>
            <w:tcW w:w="0" w:type="auto"/>
            <w:gridSpan w:val="2"/>
            <w:shd w:val="clear" w:color="auto" w:fill="F9F9F9"/>
            <w:hideMark/>
          </w:tcPr>
          <w:p w:rsidR="00226223" w:rsidRPr="00226223" w:rsidRDefault="00E9783B" w:rsidP="00A54CE7">
            <w:pPr>
              <w:spacing w:after="0" w:line="360" w:lineRule="auto"/>
              <w:rPr>
                <w:rFonts w:ascii="Times New Roman" w:eastAsia="Times New Roman" w:hAnsi="Times New Roman" w:cs="Times New Roman"/>
                <w:color w:val="000000"/>
                <w:sz w:val="21"/>
                <w:szCs w:val="21"/>
              </w:rPr>
            </w:pPr>
            <w:hyperlink r:id="rId18" w:tooltip="Đa nền tảng" w:history="1">
              <w:r w:rsidR="00226223" w:rsidRPr="008046AE">
                <w:rPr>
                  <w:rFonts w:ascii="Times New Roman" w:eastAsia="Times New Roman" w:hAnsi="Times New Roman" w:cs="Times New Roman"/>
                  <w:color w:val="0B0080"/>
                  <w:sz w:val="21"/>
                  <w:szCs w:val="21"/>
                </w:rPr>
                <w:t>Đa nền</w:t>
              </w:r>
            </w:hyperlink>
          </w:p>
        </w:tc>
      </w:tr>
      <w:tr w:rsidR="00226223" w:rsidRPr="00226223" w:rsidTr="00CF0278">
        <w:tblPrEx>
          <w:tblCellSpacing w:w="15" w:type="dxa"/>
          <w:tblBorders>
            <w:top w:val="single" w:sz="6" w:space="0" w:color="AAAAAA"/>
            <w:left w:val="single" w:sz="6" w:space="0" w:color="AAAAAA"/>
            <w:bottom w:val="single" w:sz="6" w:space="0" w:color="AAAAAA"/>
            <w:right w:val="single" w:sz="6" w:space="0" w:color="AAAAAA"/>
          </w:tblBorders>
          <w:shd w:val="clear" w:color="auto" w:fill="F9F9F9"/>
        </w:tblPrEx>
        <w:trPr>
          <w:gridBefore w:val="1"/>
          <w:gridAfter w:val="3"/>
          <w:wBefore w:w="1083" w:type="dxa"/>
          <w:wAfter w:w="6258" w:type="dxa"/>
          <w:trHeight w:val="900"/>
          <w:tblCellSpacing w:w="15" w:type="dxa"/>
        </w:trPr>
        <w:tc>
          <w:tcPr>
            <w:tcW w:w="1995" w:type="dxa"/>
            <w:shd w:val="clear" w:color="auto" w:fill="F9F9F9"/>
            <w:noWrap/>
            <w:tcMar>
              <w:top w:w="15" w:type="dxa"/>
              <w:left w:w="15" w:type="dxa"/>
              <w:bottom w:w="15" w:type="dxa"/>
              <w:right w:w="192" w:type="dxa"/>
            </w:tcMar>
            <w:hideMark/>
          </w:tcPr>
          <w:p w:rsidR="00226223" w:rsidRPr="008046AE" w:rsidRDefault="00E9783B" w:rsidP="00A54CE7">
            <w:pPr>
              <w:spacing w:after="0" w:line="360" w:lineRule="auto"/>
              <w:rPr>
                <w:rFonts w:ascii="Times New Roman" w:eastAsia="Times New Roman" w:hAnsi="Times New Roman" w:cs="Times New Roman"/>
                <w:b/>
                <w:bCs/>
                <w:color w:val="000000"/>
                <w:sz w:val="21"/>
                <w:szCs w:val="21"/>
              </w:rPr>
            </w:pPr>
            <w:hyperlink r:id="rId19" w:tooltip="Thể loại phần mềm" w:history="1">
              <w:r w:rsidR="00226223" w:rsidRPr="008046AE">
                <w:rPr>
                  <w:rFonts w:ascii="Times New Roman" w:eastAsia="Times New Roman" w:hAnsi="Times New Roman" w:cs="Times New Roman"/>
                  <w:b/>
                  <w:bCs/>
                  <w:color w:val="0B0080"/>
                  <w:sz w:val="21"/>
                  <w:szCs w:val="21"/>
                </w:rPr>
                <w:t>Thể loại</w:t>
              </w:r>
            </w:hyperlink>
          </w:p>
          <w:p w:rsidR="00DB4762" w:rsidRPr="00226223" w:rsidRDefault="00DB4762" w:rsidP="00A54CE7">
            <w:pPr>
              <w:spacing w:after="0" w:line="360" w:lineRule="auto"/>
              <w:rPr>
                <w:rFonts w:ascii="Times New Roman" w:eastAsia="Times New Roman" w:hAnsi="Times New Roman" w:cs="Times New Roman"/>
                <w:b/>
                <w:bCs/>
                <w:color w:val="000000"/>
                <w:sz w:val="21"/>
                <w:szCs w:val="21"/>
              </w:rPr>
            </w:pPr>
            <w:r w:rsidRPr="008046AE">
              <w:rPr>
                <w:rFonts w:ascii="Times New Roman" w:hAnsi="Times New Roman" w:cs="Times New Roman"/>
                <w:sz w:val="23"/>
                <w:szCs w:val="23"/>
              </w:rPr>
              <w:t xml:space="preserve">Website: </w:t>
            </w:r>
          </w:p>
        </w:tc>
        <w:tc>
          <w:tcPr>
            <w:tcW w:w="0" w:type="auto"/>
            <w:gridSpan w:val="2"/>
            <w:shd w:val="clear" w:color="auto" w:fill="F9F9F9"/>
            <w:hideMark/>
          </w:tcPr>
          <w:p w:rsidR="00226223" w:rsidRPr="008046AE" w:rsidRDefault="00E9783B" w:rsidP="00A54CE7">
            <w:pPr>
              <w:spacing w:after="0" w:line="360" w:lineRule="auto"/>
              <w:rPr>
                <w:rFonts w:ascii="Times New Roman" w:eastAsia="Times New Roman" w:hAnsi="Times New Roman" w:cs="Times New Roman"/>
                <w:color w:val="000000"/>
                <w:sz w:val="21"/>
                <w:szCs w:val="21"/>
              </w:rPr>
            </w:pPr>
            <w:hyperlink r:id="rId20" w:tooltip="Object-relational database (trang chưa được viết)" w:history="1">
              <w:r w:rsidR="00226223" w:rsidRPr="008046AE">
                <w:rPr>
                  <w:rFonts w:ascii="Times New Roman" w:eastAsia="Times New Roman" w:hAnsi="Times New Roman" w:cs="Times New Roman"/>
                  <w:color w:val="A55858"/>
                  <w:sz w:val="21"/>
                  <w:szCs w:val="21"/>
                </w:rPr>
                <w:t>ORDBMS</w:t>
              </w:r>
            </w:hyperlink>
          </w:p>
          <w:p w:rsidR="00DB4762" w:rsidRPr="008046AE" w:rsidRDefault="00DB4762" w:rsidP="00A54CE7">
            <w:pPr>
              <w:spacing w:after="0" w:line="360" w:lineRule="auto"/>
              <w:rPr>
                <w:rFonts w:ascii="Times New Roman" w:eastAsia="Times New Roman" w:hAnsi="Times New Roman" w:cs="Times New Roman"/>
                <w:color w:val="000000"/>
                <w:sz w:val="21"/>
                <w:szCs w:val="21"/>
              </w:rPr>
            </w:pPr>
            <w:r w:rsidRPr="008046AE">
              <w:rPr>
                <w:rFonts w:ascii="Times New Roman" w:hAnsi="Times New Roman" w:cs="Times New Roman"/>
                <w:sz w:val="23"/>
                <w:szCs w:val="23"/>
              </w:rPr>
              <w:t>postgresql.org</w:t>
            </w:r>
          </w:p>
          <w:p w:rsidR="00DB4762" w:rsidRPr="00226223" w:rsidRDefault="00DB4762" w:rsidP="00A54CE7">
            <w:pPr>
              <w:spacing w:after="0" w:line="360" w:lineRule="auto"/>
              <w:jc w:val="both"/>
              <w:rPr>
                <w:rFonts w:ascii="Times New Roman" w:eastAsia="Times New Roman" w:hAnsi="Times New Roman" w:cs="Times New Roman"/>
                <w:color w:val="000000"/>
                <w:sz w:val="21"/>
                <w:szCs w:val="21"/>
              </w:rPr>
            </w:pPr>
          </w:p>
        </w:tc>
      </w:tr>
    </w:tbl>
    <w:p w:rsidR="00CF0278" w:rsidRPr="00CF0278" w:rsidRDefault="00CF0278" w:rsidP="00A54CE7">
      <w:pPr>
        <w:shd w:val="clear" w:color="auto" w:fill="FFFFFF"/>
        <w:spacing w:after="0" w:line="360" w:lineRule="auto"/>
        <w:ind w:firstLine="720"/>
        <w:rPr>
          <w:rFonts w:ascii="Times New Roman" w:hAnsi="Times New Roman" w:cs="Times New Roman"/>
          <w:shd w:val="clear" w:color="auto" w:fill="FFFFFF"/>
        </w:rPr>
      </w:pPr>
      <w:r w:rsidRPr="00CF0278">
        <w:rPr>
          <w:rStyle w:val="Strong"/>
          <w:rFonts w:ascii="Times New Roman" w:hAnsi="Times New Roman" w:cs="Times New Roman"/>
          <w:shd w:val="clear" w:color="auto" w:fill="FFFFFF"/>
        </w:rPr>
        <w:t>PostgreSQL</w:t>
      </w:r>
      <w:r w:rsidRPr="00CF0278">
        <w:rPr>
          <w:rFonts w:ascii="Times New Roman" w:hAnsi="Times New Roman" w:cs="Times New Roman"/>
          <w:shd w:val="clear" w:color="auto" w:fill="FFFFFF"/>
        </w:rPr>
        <w:t> là một </w:t>
      </w:r>
      <w:r w:rsidRPr="00CF0278">
        <w:rPr>
          <w:rStyle w:val="Strong"/>
          <w:rFonts w:ascii="Times New Roman" w:hAnsi="Times New Roman" w:cs="Times New Roman"/>
          <w:shd w:val="clear" w:color="auto" w:fill="FFFFFF"/>
        </w:rPr>
        <w:t xml:space="preserve">hệ thống quản trị cơ sở dữ liệu </w:t>
      </w:r>
      <w:r w:rsidRPr="00CF0278">
        <w:rPr>
          <w:rStyle w:val="Strong"/>
          <w:rFonts w:ascii="Times New Roman" w:hAnsi="Times New Roman" w:cs="Times New Roman"/>
          <w:color w:val="C00000"/>
          <w:shd w:val="clear" w:color="auto" w:fill="FFFFFF"/>
        </w:rPr>
        <w:t>quan hệ-đối tượng</w:t>
      </w:r>
      <w:r w:rsidRPr="00CF0278">
        <w:rPr>
          <w:rFonts w:ascii="Times New Roman" w:hAnsi="Times New Roman" w:cs="Times New Roman"/>
          <w:color w:val="C00000"/>
          <w:shd w:val="clear" w:color="auto" w:fill="FFFFFF"/>
        </w:rPr>
        <w:t> </w:t>
      </w:r>
      <w:r w:rsidRPr="00CF0278">
        <w:rPr>
          <w:rFonts w:ascii="Times New Roman" w:hAnsi="Times New Roman" w:cs="Times New Roman"/>
          <w:shd w:val="clear" w:color="auto" w:fill="FFFFFF"/>
        </w:rPr>
        <w:t>(object-relational database management system) có mục đích chung, hệ thống cơ sở dữ liệu mã nguồn mở tiên tiến nhất hiệ</w:t>
      </w:r>
      <w:r>
        <w:rPr>
          <w:rFonts w:ascii="Times New Roman" w:hAnsi="Times New Roman" w:cs="Times New Roman"/>
          <w:shd w:val="clear" w:color="auto" w:fill="FFFFFF"/>
        </w:rPr>
        <w:t>n nay.</w:t>
      </w:r>
      <w:r w:rsidR="0004054B" w:rsidRPr="0004054B">
        <w:rPr>
          <w:rFonts w:ascii="Times New Roman" w:eastAsia="Times New Roman" w:hAnsi="Times New Roman" w:cs="Times New Roman"/>
          <w:color w:val="202122"/>
          <w:sz w:val="21"/>
          <w:szCs w:val="21"/>
        </w:rPr>
        <w:t xml:space="preserve"> </w:t>
      </w:r>
      <w:r w:rsidR="0004054B" w:rsidRPr="00226223">
        <w:rPr>
          <w:rFonts w:ascii="Times New Roman" w:eastAsia="Times New Roman" w:hAnsi="Times New Roman" w:cs="Times New Roman"/>
          <w:color w:val="202122"/>
          <w:sz w:val="21"/>
          <w:szCs w:val="21"/>
        </w:rPr>
        <w:t>xây dựng trên mã nguồn ban đầu của đại học Berkeley.</w:t>
      </w:r>
    </w:p>
    <w:p w:rsidR="00226223" w:rsidRPr="00226223" w:rsidRDefault="00226223" w:rsidP="00A54CE7">
      <w:pPr>
        <w:shd w:val="clear" w:color="auto" w:fill="FFFFFF"/>
        <w:spacing w:after="0" w:line="360" w:lineRule="auto"/>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có nhiều đặc điểm hiện đại:</w:t>
      </w:r>
    </w:p>
    <w:p w:rsidR="00226223" w:rsidRPr="00226223" w:rsidRDefault="00226223" w:rsidP="00A54CE7">
      <w:pPr>
        <w:numPr>
          <w:ilvl w:val="0"/>
          <w:numId w:val="1"/>
        </w:numPr>
        <w:shd w:val="clear" w:color="auto" w:fill="FFFFFF"/>
        <w:spacing w:after="0" w:line="360" w:lineRule="auto"/>
        <w:ind w:left="384"/>
        <w:rPr>
          <w:rFonts w:ascii="Times New Roman" w:eastAsia="Times New Roman" w:hAnsi="Times New Roman" w:cs="Times New Roman"/>
          <w:color w:val="202122"/>
          <w:sz w:val="21"/>
          <w:szCs w:val="21"/>
        </w:rPr>
      </w:pPr>
      <w:r w:rsidRPr="0004054B">
        <w:rPr>
          <w:rFonts w:ascii="Times New Roman" w:eastAsia="Times New Roman" w:hAnsi="Times New Roman" w:cs="Times New Roman"/>
          <w:color w:val="FF0000"/>
          <w:sz w:val="21"/>
          <w:szCs w:val="21"/>
        </w:rPr>
        <w:t>Câu </w:t>
      </w:r>
      <w:hyperlink r:id="rId21" w:tooltip="Truy vấn phức hợp (trang chưa được viết)" w:history="1">
        <w:r w:rsidRPr="0004054B">
          <w:rPr>
            <w:rFonts w:ascii="Times New Roman" w:eastAsia="Times New Roman" w:hAnsi="Times New Roman" w:cs="Times New Roman"/>
            <w:color w:val="FF0000"/>
            <w:sz w:val="21"/>
            <w:szCs w:val="21"/>
          </w:rPr>
          <w:t>truy vấn phức hợp</w:t>
        </w:r>
      </w:hyperlink>
      <w:r w:rsidRPr="00226223">
        <w:rPr>
          <w:rFonts w:ascii="Times New Roman" w:eastAsia="Times New Roman" w:hAnsi="Times New Roman" w:cs="Times New Roman"/>
          <w:color w:val="202122"/>
          <w:sz w:val="21"/>
          <w:szCs w:val="21"/>
        </w:rPr>
        <w:t> (</w:t>
      </w:r>
      <w:r w:rsidRPr="00226223">
        <w:rPr>
          <w:rFonts w:ascii="Times New Roman" w:eastAsia="Times New Roman" w:hAnsi="Times New Roman" w:cs="Times New Roman"/>
          <w:i/>
          <w:iCs/>
          <w:color w:val="202122"/>
          <w:sz w:val="21"/>
          <w:szCs w:val="21"/>
        </w:rPr>
        <w:t>complex query</w:t>
      </w:r>
      <w:r w:rsidRPr="00226223">
        <w:rPr>
          <w:rFonts w:ascii="Times New Roman" w:eastAsia="Times New Roman" w:hAnsi="Times New Roman" w:cs="Times New Roman"/>
          <w:color w:val="202122"/>
          <w:sz w:val="21"/>
          <w:szCs w:val="21"/>
        </w:rPr>
        <w:t>)</w:t>
      </w:r>
    </w:p>
    <w:p w:rsidR="00226223" w:rsidRPr="00226223" w:rsidRDefault="00226223" w:rsidP="00A54CE7">
      <w:pPr>
        <w:numPr>
          <w:ilvl w:val="0"/>
          <w:numId w:val="1"/>
        </w:numPr>
        <w:shd w:val="clear" w:color="auto" w:fill="FFFFFF"/>
        <w:spacing w:after="0" w:line="360" w:lineRule="auto"/>
        <w:ind w:left="384"/>
        <w:rPr>
          <w:rFonts w:ascii="Times New Roman" w:eastAsia="Times New Roman" w:hAnsi="Times New Roman" w:cs="Times New Roman"/>
          <w:color w:val="202122"/>
          <w:sz w:val="21"/>
          <w:szCs w:val="21"/>
        </w:rPr>
      </w:pPr>
      <w:r w:rsidRPr="0004054B">
        <w:rPr>
          <w:rFonts w:ascii="Times New Roman" w:eastAsia="Times New Roman" w:hAnsi="Times New Roman" w:cs="Times New Roman"/>
          <w:color w:val="FF0000"/>
          <w:sz w:val="21"/>
          <w:szCs w:val="21"/>
        </w:rPr>
        <w:t xml:space="preserve">Khóa ngoại </w:t>
      </w:r>
      <w:r w:rsidRPr="00226223">
        <w:rPr>
          <w:rFonts w:ascii="Times New Roman" w:eastAsia="Times New Roman" w:hAnsi="Times New Roman" w:cs="Times New Roman"/>
          <w:color w:val="202122"/>
          <w:sz w:val="21"/>
          <w:szCs w:val="21"/>
        </w:rPr>
        <w:t>(</w:t>
      </w:r>
      <w:r w:rsidRPr="00226223">
        <w:rPr>
          <w:rFonts w:ascii="Times New Roman" w:eastAsia="Times New Roman" w:hAnsi="Times New Roman" w:cs="Times New Roman"/>
          <w:i/>
          <w:iCs/>
          <w:color w:val="202122"/>
          <w:sz w:val="21"/>
          <w:szCs w:val="21"/>
        </w:rPr>
        <w:t>foreign key</w:t>
      </w:r>
      <w:r w:rsidRPr="00226223">
        <w:rPr>
          <w:rFonts w:ascii="Times New Roman" w:eastAsia="Times New Roman" w:hAnsi="Times New Roman" w:cs="Times New Roman"/>
          <w:color w:val="202122"/>
          <w:sz w:val="21"/>
          <w:szCs w:val="21"/>
        </w:rPr>
        <w:t>)</w:t>
      </w:r>
    </w:p>
    <w:p w:rsidR="00226223" w:rsidRPr="00226223" w:rsidRDefault="00226223" w:rsidP="00A54CE7">
      <w:pPr>
        <w:numPr>
          <w:ilvl w:val="0"/>
          <w:numId w:val="1"/>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Thủ tục sự kiện (</w:t>
      </w:r>
      <w:r w:rsidRPr="00226223">
        <w:rPr>
          <w:rFonts w:ascii="Times New Roman" w:eastAsia="Times New Roman" w:hAnsi="Times New Roman" w:cs="Times New Roman"/>
          <w:i/>
          <w:iCs/>
          <w:color w:val="202122"/>
          <w:sz w:val="21"/>
          <w:szCs w:val="21"/>
        </w:rPr>
        <w:t>trigger</w:t>
      </w:r>
      <w:r w:rsidRPr="00226223">
        <w:rPr>
          <w:rFonts w:ascii="Times New Roman" w:eastAsia="Times New Roman" w:hAnsi="Times New Roman" w:cs="Times New Roman"/>
          <w:color w:val="202122"/>
          <w:sz w:val="21"/>
          <w:szCs w:val="21"/>
        </w:rPr>
        <w:t>)</w:t>
      </w:r>
    </w:p>
    <w:p w:rsidR="00226223" w:rsidRPr="00226223" w:rsidRDefault="00226223" w:rsidP="00A54CE7">
      <w:pPr>
        <w:numPr>
          <w:ilvl w:val="0"/>
          <w:numId w:val="1"/>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Các </w:t>
      </w:r>
      <w:hyperlink r:id="rId22" w:tooltip="Khung nhìn (trang chưa được viết)" w:history="1">
        <w:r w:rsidRPr="00226223">
          <w:rPr>
            <w:rFonts w:ascii="Times New Roman" w:eastAsia="Times New Roman" w:hAnsi="Times New Roman" w:cs="Times New Roman"/>
            <w:color w:val="A55858"/>
            <w:sz w:val="21"/>
            <w:szCs w:val="21"/>
          </w:rPr>
          <w:t>khung nhìn</w:t>
        </w:r>
      </w:hyperlink>
      <w:r w:rsidRPr="00226223">
        <w:rPr>
          <w:rFonts w:ascii="Times New Roman" w:eastAsia="Times New Roman" w:hAnsi="Times New Roman" w:cs="Times New Roman"/>
          <w:color w:val="202122"/>
          <w:sz w:val="21"/>
          <w:szCs w:val="21"/>
        </w:rPr>
        <w:t> (</w:t>
      </w:r>
      <w:r w:rsidRPr="00226223">
        <w:rPr>
          <w:rFonts w:ascii="Times New Roman" w:eastAsia="Times New Roman" w:hAnsi="Times New Roman" w:cs="Times New Roman"/>
          <w:i/>
          <w:iCs/>
          <w:color w:val="202122"/>
          <w:sz w:val="21"/>
          <w:szCs w:val="21"/>
        </w:rPr>
        <w:t>view</w:t>
      </w:r>
      <w:r w:rsidRPr="00226223">
        <w:rPr>
          <w:rFonts w:ascii="Times New Roman" w:eastAsia="Times New Roman" w:hAnsi="Times New Roman" w:cs="Times New Roman"/>
          <w:color w:val="202122"/>
          <w:sz w:val="21"/>
          <w:szCs w:val="21"/>
        </w:rPr>
        <w:t>)</w:t>
      </w:r>
    </w:p>
    <w:p w:rsidR="00226223" w:rsidRPr="00226223" w:rsidRDefault="00226223" w:rsidP="00A54CE7">
      <w:pPr>
        <w:numPr>
          <w:ilvl w:val="0"/>
          <w:numId w:val="1"/>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Tính </w:t>
      </w:r>
      <w:hyperlink r:id="rId23" w:tooltip="Tính toàn vẹn (giao dịch) (trang chưa được viết)" w:history="1">
        <w:r w:rsidRPr="00226223">
          <w:rPr>
            <w:rFonts w:ascii="Times New Roman" w:eastAsia="Times New Roman" w:hAnsi="Times New Roman" w:cs="Times New Roman"/>
            <w:color w:val="A55858"/>
            <w:sz w:val="21"/>
            <w:szCs w:val="21"/>
          </w:rPr>
          <w:t>toàn vẹn</w:t>
        </w:r>
      </w:hyperlink>
      <w:r w:rsidRPr="00226223">
        <w:rPr>
          <w:rFonts w:ascii="Times New Roman" w:eastAsia="Times New Roman" w:hAnsi="Times New Roman" w:cs="Times New Roman"/>
          <w:color w:val="202122"/>
          <w:sz w:val="21"/>
          <w:szCs w:val="21"/>
        </w:rPr>
        <w:t> của các </w:t>
      </w:r>
      <w:hyperlink r:id="rId24" w:tooltip="Giao dịch" w:history="1">
        <w:r w:rsidRPr="00226223">
          <w:rPr>
            <w:rFonts w:ascii="Times New Roman" w:eastAsia="Times New Roman" w:hAnsi="Times New Roman" w:cs="Times New Roman"/>
            <w:color w:val="0B0080"/>
            <w:sz w:val="21"/>
            <w:szCs w:val="21"/>
          </w:rPr>
          <w:t>giao dịch</w:t>
        </w:r>
      </w:hyperlink>
      <w:r w:rsidRPr="00226223">
        <w:rPr>
          <w:rFonts w:ascii="Times New Roman" w:eastAsia="Times New Roman" w:hAnsi="Times New Roman" w:cs="Times New Roman"/>
          <w:color w:val="202122"/>
          <w:sz w:val="21"/>
          <w:szCs w:val="21"/>
        </w:rPr>
        <w:t> (</w:t>
      </w:r>
      <w:r w:rsidRPr="00226223">
        <w:rPr>
          <w:rFonts w:ascii="Times New Roman" w:eastAsia="Times New Roman" w:hAnsi="Times New Roman" w:cs="Times New Roman"/>
          <w:i/>
          <w:iCs/>
          <w:color w:val="202122"/>
          <w:sz w:val="21"/>
          <w:szCs w:val="21"/>
        </w:rPr>
        <w:t>integrity transactions</w:t>
      </w:r>
      <w:r w:rsidRPr="00226223">
        <w:rPr>
          <w:rFonts w:ascii="Times New Roman" w:eastAsia="Times New Roman" w:hAnsi="Times New Roman" w:cs="Times New Roman"/>
          <w:color w:val="202122"/>
          <w:sz w:val="21"/>
          <w:szCs w:val="21"/>
        </w:rPr>
        <w:t>)</w:t>
      </w:r>
    </w:p>
    <w:p w:rsidR="00226223" w:rsidRPr="00226223" w:rsidRDefault="00226223" w:rsidP="00A54CE7">
      <w:pPr>
        <w:shd w:val="clear" w:color="auto" w:fill="FFFFFF"/>
        <w:spacing w:after="0" w:line="360" w:lineRule="auto"/>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 xml:space="preserve">Hơn nữa, PostgreSQL </w:t>
      </w:r>
      <w:r w:rsidRPr="006D390B">
        <w:rPr>
          <w:rFonts w:ascii="Times New Roman" w:eastAsia="Times New Roman" w:hAnsi="Times New Roman" w:cs="Times New Roman"/>
          <w:color w:val="FF0000"/>
          <w:sz w:val="21"/>
          <w:szCs w:val="21"/>
        </w:rPr>
        <w:t>có thể dùng trong nhiều trường hợp khác</w:t>
      </w:r>
      <w:r w:rsidRPr="00226223">
        <w:rPr>
          <w:rFonts w:ascii="Times New Roman" w:eastAsia="Times New Roman" w:hAnsi="Times New Roman" w:cs="Times New Roman"/>
          <w:color w:val="202122"/>
          <w:sz w:val="21"/>
          <w:szCs w:val="21"/>
        </w:rPr>
        <w:t>, chẳng hạn như tạo ra các khả năng mới như:</w:t>
      </w:r>
    </w:p>
    <w:p w:rsidR="00226223" w:rsidRPr="00226223" w:rsidRDefault="00226223"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Kiểu dữ liệu</w:t>
      </w:r>
    </w:p>
    <w:p w:rsidR="00226223" w:rsidRPr="00226223" w:rsidRDefault="00E9783B"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hyperlink r:id="rId25" w:tooltip="Hàm" w:history="1">
        <w:r w:rsidR="00226223" w:rsidRPr="00226223">
          <w:rPr>
            <w:rFonts w:ascii="Times New Roman" w:eastAsia="Times New Roman" w:hAnsi="Times New Roman" w:cs="Times New Roman"/>
            <w:color w:val="0B0080"/>
            <w:sz w:val="21"/>
            <w:szCs w:val="21"/>
          </w:rPr>
          <w:t>Hàm</w:t>
        </w:r>
      </w:hyperlink>
    </w:p>
    <w:p w:rsidR="00226223" w:rsidRPr="00226223" w:rsidRDefault="00E9783B"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hyperlink r:id="rId26" w:tooltip="Toán tử" w:history="1">
        <w:r w:rsidR="00226223" w:rsidRPr="00226223">
          <w:rPr>
            <w:rFonts w:ascii="Times New Roman" w:eastAsia="Times New Roman" w:hAnsi="Times New Roman" w:cs="Times New Roman"/>
            <w:color w:val="0B0080"/>
            <w:sz w:val="21"/>
            <w:szCs w:val="21"/>
          </w:rPr>
          <w:t>Toán tử</w:t>
        </w:r>
      </w:hyperlink>
    </w:p>
    <w:p w:rsidR="00226223" w:rsidRPr="00226223" w:rsidRDefault="00226223"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Phương pháp liệt kê</w:t>
      </w:r>
    </w:p>
    <w:p w:rsidR="00226223" w:rsidRPr="00226223" w:rsidRDefault="00226223"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r w:rsidRPr="00226223">
        <w:rPr>
          <w:rFonts w:ascii="Times New Roman" w:eastAsia="Times New Roman" w:hAnsi="Times New Roman" w:cs="Times New Roman"/>
          <w:color w:val="202122"/>
          <w:sz w:val="21"/>
          <w:szCs w:val="21"/>
        </w:rPr>
        <w:t>Ngôn ngữ theo thủ tục</w:t>
      </w:r>
    </w:p>
    <w:p w:rsidR="00226223" w:rsidRPr="00226223" w:rsidRDefault="00226223"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r w:rsidRPr="006D390B">
        <w:rPr>
          <w:rFonts w:ascii="Times New Roman" w:eastAsia="Times New Roman" w:hAnsi="Times New Roman" w:cs="Times New Roman"/>
          <w:color w:val="FF0000"/>
          <w:sz w:val="21"/>
          <w:szCs w:val="21"/>
        </w:rPr>
        <w:t xml:space="preserve">Truy vấn xử lý song song </w:t>
      </w:r>
      <w:r w:rsidRPr="00226223">
        <w:rPr>
          <w:rFonts w:ascii="Times New Roman" w:eastAsia="Times New Roman" w:hAnsi="Times New Roman" w:cs="Times New Roman"/>
          <w:color w:val="202122"/>
          <w:sz w:val="21"/>
          <w:szCs w:val="21"/>
        </w:rPr>
        <w:t>(parallel query)</w:t>
      </w:r>
    </w:p>
    <w:p w:rsidR="00226223" w:rsidRPr="008046AE" w:rsidRDefault="00226223" w:rsidP="00A54CE7">
      <w:pPr>
        <w:numPr>
          <w:ilvl w:val="0"/>
          <w:numId w:val="2"/>
        </w:numPr>
        <w:shd w:val="clear" w:color="auto" w:fill="FFFFFF"/>
        <w:spacing w:after="0" w:line="360" w:lineRule="auto"/>
        <w:ind w:left="384"/>
        <w:rPr>
          <w:rFonts w:ascii="Times New Roman" w:eastAsia="Times New Roman" w:hAnsi="Times New Roman" w:cs="Times New Roman"/>
          <w:color w:val="202122"/>
          <w:sz w:val="21"/>
          <w:szCs w:val="21"/>
        </w:rPr>
      </w:pPr>
      <w:r w:rsidRPr="006D390B">
        <w:rPr>
          <w:rFonts w:ascii="Times New Roman" w:eastAsia="Times New Roman" w:hAnsi="Times New Roman" w:cs="Times New Roman"/>
          <w:color w:val="FF0000"/>
          <w:sz w:val="21"/>
          <w:szCs w:val="21"/>
        </w:rPr>
        <w:t xml:space="preserve">Sao chép dữ liệu dạng luồng </w:t>
      </w:r>
      <w:r w:rsidRPr="00226223">
        <w:rPr>
          <w:rFonts w:ascii="Times New Roman" w:eastAsia="Times New Roman" w:hAnsi="Times New Roman" w:cs="Times New Roman"/>
          <w:color w:val="202122"/>
          <w:sz w:val="21"/>
          <w:szCs w:val="21"/>
        </w:rPr>
        <w:t>(Streaming replication)</w:t>
      </w:r>
    </w:p>
    <w:p w:rsidR="004412D3" w:rsidRPr="004412D3" w:rsidRDefault="004412D3" w:rsidP="00A54CE7">
      <w:p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Ngoài ra, </w:t>
      </w:r>
      <w:r w:rsidRPr="008046AE">
        <w:rPr>
          <w:rFonts w:ascii="Times New Roman" w:eastAsia="Times New Roman" w:hAnsi="Times New Roman" w:cs="Times New Roman"/>
          <w:color w:val="0D0A0B"/>
        </w:rPr>
        <w:t>PostgreSQL</w:t>
      </w:r>
      <w:r w:rsidRPr="004412D3">
        <w:rPr>
          <w:rFonts w:ascii="Times New Roman" w:eastAsia="Times New Roman" w:hAnsi="Times New Roman" w:cs="Times New Roman"/>
          <w:color w:val="0D0A0B"/>
        </w:rPr>
        <w:t> có thể được người dùng mở rộng bằng nhiều cách, ví dụ bằng cách thêm mới</w:t>
      </w:r>
    </w:p>
    <w:p w:rsidR="004412D3" w:rsidRPr="004412D3"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Loại dữ liệu</w:t>
      </w:r>
    </w:p>
    <w:p w:rsidR="004412D3" w:rsidRPr="004412D3"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chức năng</w:t>
      </w:r>
    </w:p>
    <w:p w:rsidR="004412D3" w:rsidRPr="004412D3"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khai thác</w:t>
      </w:r>
    </w:p>
    <w:p w:rsidR="004412D3" w:rsidRPr="004412D3"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Chức năng tổng hợp</w:t>
      </w:r>
    </w:p>
    <w:p w:rsidR="004412D3" w:rsidRPr="004412D3"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phương pháp chỉ mục</w:t>
      </w:r>
    </w:p>
    <w:p w:rsidR="0004054B" w:rsidRPr="0004054B" w:rsidRDefault="004412D3" w:rsidP="00A54CE7">
      <w:pPr>
        <w:numPr>
          <w:ilvl w:val="0"/>
          <w:numId w:val="3"/>
        </w:numPr>
        <w:shd w:val="clear" w:color="auto" w:fill="FFFFFF"/>
        <w:spacing w:after="0" w:line="360" w:lineRule="auto"/>
        <w:rPr>
          <w:rFonts w:ascii="Times New Roman" w:eastAsia="Times New Roman" w:hAnsi="Times New Roman" w:cs="Times New Roman"/>
          <w:color w:val="0D0A0B"/>
        </w:rPr>
      </w:pPr>
      <w:r w:rsidRPr="004412D3">
        <w:rPr>
          <w:rFonts w:ascii="Times New Roman" w:eastAsia="Times New Roman" w:hAnsi="Times New Roman" w:cs="Times New Roman"/>
          <w:color w:val="0D0A0B"/>
        </w:rPr>
        <w:t>ngôn ngữ thủ tục</w:t>
      </w:r>
    </w:p>
    <w:p w:rsidR="00846983" w:rsidRPr="00846983" w:rsidRDefault="00846983" w:rsidP="00A54CE7">
      <w:pPr>
        <w:shd w:val="clear" w:color="auto" w:fill="FFFFFF"/>
        <w:spacing w:after="0" w:line="360" w:lineRule="auto"/>
        <w:ind w:left="360" w:firstLine="360"/>
        <w:rPr>
          <w:rFonts w:ascii="Times New Roman" w:eastAsia="Times New Roman" w:hAnsi="Times New Roman" w:cs="Times New Roman"/>
          <w:color w:val="333333"/>
        </w:rPr>
      </w:pPr>
      <w:r w:rsidRPr="00846983">
        <w:rPr>
          <w:rFonts w:ascii="Times New Roman" w:eastAsia="Times New Roman" w:hAnsi="Times New Roman" w:cs="Times New Roman"/>
          <w:b/>
          <w:bCs/>
          <w:color w:val="333333"/>
        </w:rPr>
        <w:t>PostgreSQL</w:t>
      </w:r>
      <w:r w:rsidRPr="00846983">
        <w:rPr>
          <w:rFonts w:ascii="Times New Roman" w:eastAsia="Times New Roman" w:hAnsi="Times New Roman" w:cs="Times New Roman"/>
          <w:color w:val="333333"/>
        </w:rPr>
        <w:t> được phát triển dựa trên POSTGRES 4.2 tại phòng khoa học máy tính Berkeley, Đại học California.</w:t>
      </w:r>
    </w:p>
    <w:p w:rsidR="00846983" w:rsidRPr="00846983" w:rsidRDefault="00846983" w:rsidP="00A54CE7">
      <w:pPr>
        <w:numPr>
          <w:ilvl w:val="0"/>
          <w:numId w:val="18"/>
        </w:numPr>
        <w:shd w:val="clear" w:color="auto" w:fill="FFFFFF"/>
        <w:spacing w:after="0" w:line="360" w:lineRule="auto"/>
        <w:rPr>
          <w:rFonts w:ascii="Times New Roman" w:eastAsia="Times New Roman" w:hAnsi="Times New Roman" w:cs="Times New Roman"/>
          <w:color w:val="333333"/>
        </w:rPr>
      </w:pPr>
      <w:r w:rsidRPr="0004054B">
        <w:rPr>
          <w:rFonts w:ascii="Times New Roman" w:eastAsia="Times New Roman" w:hAnsi="Times New Roman" w:cs="Times New Roman"/>
          <w:b/>
          <w:bCs/>
          <w:color w:val="FF0000"/>
        </w:rPr>
        <w:t>PostgreSQL</w:t>
      </w:r>
      <w:r w:rsidRPr="0004054B">
        <w:rPr>
          <w:rFonts w:ascii="Times New Roman" w:eastAsia="Times New Roman" w:hAnsi="Times New Roman" w:cs="Times New Roman"/>
          <w:color w:val="FF0000"/>
        </w:rPr>
        <w:t> được thiết kế để chạy trên các nền tảng tương tự UNIX</w:t>
      </w:r>
      <w:r w:rsidRPr="00846983">
        <w:rPr>
          <w:rFonts w:ascii="Times New Roman" w:eastAsia="Times New Roman" w:hAnsi="Times New Roman" w:cs="Times New Roman"/>
          <w:color w:val="333333"/>
        </w:rPr>
        <w:t>. Tuy nhiên, </w:t>
      </w:r>
      <w:r w:rsidRPr="00846983">
        <w:rPr>
          <w:rFonts w:ascii="Times New Roman" w:eastAsia="Times New Roman" w:hAnsi="Times New Roman" w:cs="Times New Roman"/>
          <w:b/>
          <w:bCs/>
          <w:color w:val="333333"/>
        </w:rPr>
        <w:t>PostgreSQL</w:t>
      </w:r>
      <w:r w:rsidRPr="00846983">
        <w:rPr>
          <w:rFonts w:ascii="Times New Roman" w:eastAsia="Times New Roman" w:hAnsi="Times New Roman" w:cs="Times New Roman"/>
          <w:color w:val="333333"/>
        </w:rPr>
        <w:t> sau đó cũng được điều chỉnh linh động để có thể chạy được trên nhiều nền tảng khác nhau như Mac OS X, Solaris và Windows.</w:t>
      </w:r>
    </w:p>
    <w:p w:rsidR="00846983" w:rsidRPr="00846983" w:rsidRDefault="00846983" w:rsidP="00A54CE7">
      <w:pPr>
        <w:numPr>
          <w:ilvl w:val="0"/>
          <w:numId w:val="18"/>
        </w:numPr>
        <w:shd w:val="clear" w:color="auto" w:fill="FFFFFF"/>
        <w:spacing w:after="0" w:line="360" w:lineRule="auto"/>
        <w:rPr>
          <w:rFonts w:ascii="Times New Roman" w:eastAsia="Times New Roman" w:hAnsi="Times New Roman" w:cs="Times New Roman"/>
          <w:color w:val="333333"/>
        </w:rPr>
      </w:pPr>
      <w:r w:rsidRPr="00846983">
        <w:rPr>
          <w:rFonts w:ascii="Times New Roman" w:eastAsia="Times New Roman" w:hAnsi="Times New Roman" w:cs="Times New Roman"/>
          <w:b/>
          <w:bCs/>
          <w:color w:val="333333"/>
        </w:rPr>
        <w:t>PostgreSQL</w:t>
      </w:r>
      <w:r w:rsidRPr="00846983">
        <w:rPr>
          <w:rFonts w:ascii="Times New Roman" w:eastAsia="Times New Roman" w:hAnsi="Times New Roman" w:cs="Times New Roman"/>
          <w:color w:val="333333"/>
        </w:rPr>
        <w:t> l</w:t>
      </w:r>
      <w:r w:rsidRPr="005337AF">
        <w:rPr>
          <w:rFonts w:ascii="Times New Roman" w:eastAsia="Times New Roman" w:hAnsi="Times New Roman" w:cs="Times New Roman"/>
          <w:color w:val="FF0000"/>
        </w:rPr>
        <w:t>à một phần mềm mã nguồn mở miễn phí</w:t>
      </w:r>
      <w:r w:rsidRPr="00846983">
        <w:rPr>
          <w:rFonts w:ascii="Times New Roman" w:eastAsia="Times New Roman" w:hAnsi="Times New Roman" w:cs="Times New Roman"/>
          <w:color w:val="333333"/>
        </w:rPr>
        <w:t xml:space="preserve">. Theo đó, bạn sẽ được tự do sử dụng, sửa đổi và </w:t>
      </w:r>
      <w:r w:rsidRPr="00B45D56">
        <w:rPr>
          <w:rFonts w:ascii="Times New Roman" w:eastAsia="Times New Roman" w:hAnsi="Times New Roman" w:cs="Times New Roman"/>
          <w:color w:val="FF0000"/>
        </w:rPr>
        <w:t>phân phối PostgreSQL dưới mọi hình thức</w:t>
      </w:r>
      <w:r w:rsidRPr="00846983">
        <w:rPr>
          <w:rFonts w:ascii="Times New Roman" w:eastAsia="Times New Roman" w:hAnsi="Times New Roman" w:cs="Times New Roman"/>
          <w:color w:val="333333"/>
        </w:rPr>
        <w:t>.</w:t>
      </w:r>
    </w:p>
    <w:p w:rsidR="00846983" w:rsidRPr="00846983" w:rsidRDefault="00846983" w:rsidP="00A54CE7">
      <w:pPr>
        <w:numPr>
          <w:ilvl w:val="0"/>
          <w:numId w:val="18"/>
        </w:numPr>
        <w:shd w:val="clear" w:color="auto" w:fill="FFFFFF"/>
        <w:spacing w:after="0" w:line="360" w:lineRule="auto"/>
        <w:rPr>
          <w:rFonts w:ascii="Times New Roman" w:eastAsia="Times New Roman" w:hAnsi="Times New Roman" w:cs="Times New Roman"/>
          <w:color w:val="333333"/>
        </w:rPr>
      </w:pPr>
      <w:r w:rsidRPr="00846983">
        <w:rPr>
          <w:rFonts w:ascii="Times New Roman" w:eastAsia="Times New Roman" w:hAnsi="Times New Roman" w:cs="Times New Roman"/>
          <w:b/>
          <w:bCs/>
          <w:color w:val="333333"/>
        </w:rPr>
        <w:t>PostgreSQL</w:t>
      </w:r>
      <w:r w:rsidRPr="00846983">
        <w:rPr>
          <w:rFonts w:ascii="Times New Roman" w:eastAsia="Times New Roman" w:hAnsi="Times New Roman" w:cs="Times New Roman"/>
          <w:color w:val="333333"/>
        </w:rPr>
        <w:t xml:space="preserve"> không yêu cầu quá nhiều công tác bảo trì bởi </w:t>
      </w:r>
      <w:r w:rsidRPr="005337AF">
        <w:rPr>
          <w:rFonts w:ascii="Times New Roman" w:eastAsia="Times New Roman" w:hAnsi="Times New Roman" w:cs="Times New Roman"/>
          <w:color w:val="FF0000"/>
        </w:rPr>
        <w:t>có tính ổn định cao</w:t>
      </w:r>
      <w:r w:rsidRPr="00846983">
        <w:rPr>
          <w:rFonts w:ascii="Times New Roman" w:eastAsia="Times New Roman" w:hAnsi="Times New Roman" w:cs="Times New Roman"/>
          <w:color w:val="333333"/>
        </w:rPr>
        <w:t>. Do đó, nếu bạn phát triển các ứng dụng dựa trên PostgreSQL, chi phí sở hữu sẽ thấp hơn so với các hệ thống quản trị dữ liệu khác.</w:t>
      </w:r>
    </w:p>
    <w:p w:rsidR="00846983" w:rsidRPr="005337AF" w:rsidRDefault="00846983" w:rsidP="00A54CE7">
      <w:pPr>
        <w:pStyle w:val="Heading2"/>
        <w:pBdr>
          <w:bottom w:val="single" w:sz="6" w:space="6" w:color="EEEEEE"/>
        </w:pBdr>
        <w:shd w:val="clear" w:color="auto" w:fill="FFFFFF"/>
        <w:spacing w:before="0" w:line="360" w:lineRule="auto"/>
        <w:rPr>
          <w:rFonts w:ascii="Segoe UI" w:hAnsi="Segoe UI" w:cs="Segoe UI"/>
          <w:bCs w:val="0"/>
          <w:color w:val="FF0000"/>
          <w:sz w:val="22"/>
          <w:szCs w:val="22"/>
        </w:rPr>
      </w:pPr>
      <w:r w:rsidRPr="005337AF">
        <w:rPr>
          <w:rFonts w:ascii="Segoe UI" w:hAnsi="Segoe UI" w:cs="Segoe UI"/>
          <w:bCs w:val="0"/>
          <w:color w:val="FF0000"/>
          <w:sz w:val="22"/>
          <w:szCs w:val="22"/>
        </w:rPr>
        <w:t>Vì sao sử dụng PostgreSQL?</w:t>
      </w:r>
    </w:p>
    <w:p w:rsidR="005337AF" w:rsidRDefault="00846983" w:rsidP="00A54CE7">
      <w:pPr>
        <w:pStyle w:val="NormalWeb"/>
        <w:shd w:val="clear" w:color="auto" w:fill="FFFFFF"/>
        <w:spacing w:before="0" w:beforeAutospacing="0" w:after="0" w:afterAutospacing="0" w:line="360" w:lineRule="auto"/>
        <w:ind w:firstLine="720"/>
        <w:rPr>
          <w:color w:val="333333"/>
          <w:szCs w:val="26"/>
        </w:rPr>
      </w:pPr>
      <w:r w:rsidRPr="00846983">
        <w:rPr>
          <w:rStyle w:val="Strong"/>
          <w:color w:val="333333"/>
          <w:szCs w:val="26"/>
        </w:rPr>
        <w:t>PostgreSQL</w:t>
      </w:r>
      <w:r w:rsidRPr="00846983">
        <w:rPr>
          <w:color w:val="333333"/>
          <w:szCs w:val="26"/>
        </w:rPr>
        <w:t> </w:t>
      </w:r>
      <w:r w:rsidRPr="005337AF">
        <w:rPr>
          <w:color w:val="FF0000"/>
          <w:szCs w:val="26"/>
        </w:rPr>
        <w:t xml:space="preserve">sở hữu một hệ tính năng đa dạng </w:t>
      </w:r>
      <w:r w:rsidRPr="00846983">
        <w:rPr>
          <w:color w:val="333333"/>
          <w:szCs w:val="26"/>
        </w:rPr>
        <w:t xml:space="preserve">giúp hỗ trợ các nhà phát triển xây dựng app, các nhà quản trị </w:t>
      </w:r>
      <w:r w:rsidRPr="005337AF">
        <w:rPr>
          <w:color w:val="FF0000"/>
          <w:szCs w:val="26"/>
        </w:rPr>
        <w:t>bảo vệ toàn vẹn dữ liệu</w:t>
      </w:r>
      <w:r w:rsidRPr="00846983">
        <w:rPr>
          <w:color w:val="333333"/>
          <w:szCs w:val="26"/>
        </w:rPr>
        <w:t xml:space="preserve">, và </w:t>
      </w:r>
      <w:r w:rsidRPr="005337AF">
        <w:rPr>
          <w:color w:val="FF0000"/>
          <w:szCs w:val="26"/>
        </w:rPr>
        <w:t xml:space="preserve">tạo ra một môi trường chịu lỗi </w:t>
      </w:r>
      <w:r w:rsidRPr="00846983">
        <w:rPr>
          <w:color w:val="333333"/>
          <w:szCs w:val="26"/>
        </w:rPr>
        <w:t>fault-</w:t>
      </w:r>
      <w:r w:rsidRPr="006D390B">
        <w:rPr>
          <w:color w:val="333333"/>
          <w:szCs w:val="26"/>
        </w:rPr>
        <w:t>tolerant</w:t>
      </w:r>
      <w:r w:rsidRPr="00846983">
        <w:rPr>
          <w:color w:val="333333"/>
          <w:szCs w:val="26"/>
        </w:rPr>
        <w:t xml:space="preserve"> giúp bạn </w:t>
      </w:r>
      <w:r w:rsidRPr="005337AF">
        <w:rPr>
          <w:color w:val="FF0000"/>
          <w:szCs w:val="26"/>
        </w:rPr>
        <w:t>quản lý dữ liệu</w:t>
      </w:r>
      <w:r w:rsidRPr="00846983">
        <w:rPr>
          <w:color w:val="333333"/>
          <w:szCs w:val="26"/>
        </w:rPr>
        <w:t xml:space="preserve"> bất kể tập dữ liệu </w:t>
      </w:r>
      <w:r w:rsidRPr="005337AF">
        <w:rPr>
          <w:color w:val="FF0000"/>
          <w:szCs w:val="26"/>
        </w:rPr>
        <w:t>lớn hay nhỏ</w:t>
      </w:r>
      <w:r w:rsidRPr="00846983">
        <w:rPr>
          <w:color w:val="333333"/>
          <w:szCs w:val="26"/>
        </w:rPr>
        <w:t>. Bên cạnh hệ thống nguồn mở và miễn phí, </w:t>
      </w:r>
      <w:r w:rsidRPr="00846983">
        <w:rPr>
          <w:rStyle w:val="Strong"/>
          <w:color w:val="333333"/>
          <w:szCs w:val="26"/>
        </w:rPr>
        <w:t>PostgreSQL</w:t>
      </w:r>
      <w:r w:rsidRPr="00846983">
        <w:rPr>
          <w:color w:val="333333"/>
          <w:szCs w:val="26"/>
        </w:rPr>
        <w:t xml:space="preserve"> cũng có khả năng mở rộng tuyệt vời. </w:t>
      </w:r>
    </w:p>
    <w:p w:rsidR="00846983" w:rsidRPr="00846983" w:rsidRDefault="00846983" w:rsidP="00A54CE7">
      <w:pPr>
        <w:pStyle w:val="NormalWeb"/>
        <w:shd w:val="clear" w:color="auto" w:fill="FFFFFF"/>
        <w:spacing w:before="0" w:beforeAutospacing="0" w:after="0" w:afterAutospacing="0" w:line="360" w:lineRule="auto"/>
        <w:ind w:firstLine="720"/>
        <w:rPr>
          <w:color w:val="333333"/>
          <w:szCs w:val="26"/>
        </w:rPr>
      </w:pPr>
      <w:r w:rsidRPr="00846983">
        <w:rPr>
          <w:color w:val="333333"/>
          <w:szCs w:val="26"/>
        </w:rPr>
        <w:t xml:space="preserve">Ví dụ, bạn có thể </w:t>
      </w:r>
      <w:r w:rsidRPr="00C7450D">
        <w:rPr>
          <w:color w:val="FF0000"/>
          <w:szCs w:val="26"/>
        </w:rPr>
        <w:t xml:space="preserve">định nghĩa các kiểu dữ liệu riêng </w:t>
      </w:r>
      <w:r w:rsidRPr="00846983">
        <w:rPr>
          <w:color w:val="333333"/>
          <w:szCs w:val="26"/>
        </w:rPr>
        <w:t xml:space="preserve">của bạn, </w:t>
      </w:r>
      <w:r w:rsidRPr="00C7450D">
        <w:rPr>
          <w:color w:val="FF0000"/>
          <w:szCs w:val="26"/>
        </w:rPr>
        <w:t>xây dựng các hàm tùy chỉnh</w:t>
      </w:r>
      <w:r w:rsidRPr="00846983">
        <w:rPr>
          <w:color w:val="333333"/>
          <w:szCs w:val="26"/>
        </w:rPr>
        <w:t>, hay viết mã từ các ngôn ngữ lập trình khác nhau mà không cần biên dịch lại cơ sở dữ liệu!</w:t>
      </w:r>
    </w:p>
    <w:p w:rsidR="00846983" w:rsidRDefault="00846983" w:rsidP="00A54CE7">
      <w:pPr>
        <w:pStyle w:val="NormalWeb"/>
        <w:shd w:val="clear" w:color="auto" w:fill="FFFFFF"/>
        <w:spacing w:before="0" w:beforeAutospacing="0" w:after="0" w:afterAutospacing="0" w:line="360" w:lineRule="auto"/>
        <w:ind w:firstLine="720"/>
        <w:rPr>
          <w:color w:val="333333"/>
          <w:szCs w:val="26"/>
        </w:rPr>
      </w:pPr>
      <w:r w:rsidRPr="00846983">
        <w:rPr>
          <w:rStyle w:val="Strong"/>
          <w:color w:val="333333"/>
          <w:szCs w:val="26"/>
        </w:rPr>
        <w:t>PostgreSQL</w:t>
      </w:r>
      <w:r w:rsidRPr="00846983">
        <w:rPr>
          <w:color w:val="333333"/>
          <w:szCs w:val="26"/>
        </w:rPr>
        <w:t xml:space="preserve"> tuân theo tiêu chuẩn SQL. </w:t>
      </w:r>
    </w:p>
    <w:p w:rsidR="00846983" w:rsidRPr="005337AF" w:rsidRDefault="00846983" w:rsidP="00A54CE7">
      <w:pPr>
        <w:pStyle w:val="Heading2"/>
        <w:pBdr>
          <w:bottom w:val="single" w:sz="6" w:space="6" w:color="EEEEEE"/>
        </w:pBdr>
        <w:shd w:val="clear" w:color="auto" w:fill="FFFFFF"/>
        <w:spacing w:before="0" w:line="360" w:lineRule="auto"/>
        <w:rPr>
          <w:rFonts w:ascii="Times New Roman" w:hAnsi="Times New Roman" w:cs="Times New Roman"/>
          <w:bCs w:val="0"/>
          <w:color w:val="FF0000"/>
          <w:sz w:val="24"/>
          <w:szCs w:val="22"/>
        </w:rPr>
      </w:pPr>
      <w:r w:rsidRPr="005337AF">
        <w:rPr>
          <w:rFonts w:ascii="Times New Roman" w:hAnsi="Times New Roman" w:cs="Times New Roman"/>
          <w:bCs w:val="0"/>
          <w:color w:val="FF0000"/>
          <w:sz w:val="24"/>
          <w:szCs w:val="22"/>
        </w:rPr>
        <w:t>Các yếu tố giúp PostgreSQL nổi bật</w:t>
      </w:r>
    </w:p>
    <w:p w:rsidR="00C7450D" w:rsidRDefault="00846983" w:rsidP="00A54CE7">
      <w:pPr>
        <w:pStyle w:val="NormalWeb"/>
        <w:shd w:val="clear" w:color="auto" w:fill="FFFFFF"/>
        <w:spacing w:before="0" w:beforeAutospacing="0" w:after="0" w:afterAutospacing="0" w:line="360" w:lineRule="auto"/>
        <w:rPr>
          <w:color w:val="333333"/>
          <w:sz w:val="22"/>
          <w:szCs w:val="22"/>
        </w:rPr>
      </w:pPr>
      <w:r w:rsidRPr="00846983">
        <w:rPr>
          <w:rStyle w:val="Strong"/>
          <w:color w:val="333333"/>
          <w:sz w:val="22"/>
          <w:szCs w:val="22"/>
        </w:rPr>
        <w:t>PostgreSQL là hệ thống quản lý cơ sở dữ liệu</w:t>
      </w:r>
      <w:r w:rsidRPr="00846983">
        <w:rPr>
          <w:color w:val="333333"/>
          <w:sz w:val="22"/>
          <w:szCs w:val="22"/>
        </w:rPr>
        <w:t xml:space="preserve"> đầu tiên </w:t>
      </w:r>
      <w:r w:rsidRPr="006D390B">
        <w:rPr>
          <w:color w:val="FF0000"/>
          <w:sz w:val="22"/>
          <w:szCs w:val="22"/>
        </w:rPr>
        <w:t xml:space="preserve">triển </w:t>
      </w:r>
      <w:r w:rsidRPr="006D390B">
        <w:rPr>
          <w:b/>
          <w:color w:val="FF0000"/>
          <w:sz w:val="22"/>
          <w:szCs w:val="22"/>
        </w:rPr>
        <w:t>khai tính năng kiểm soát</w:t>
      </w:r>
      <w:r w:rsidRPr="006D390B">
        <w:rPr>
          <w:b/>
          <w:color w:val="943634" w:themeColor="accent2" w:themeShade="BF"/>
          <w:sz w:val="22"/>
          <w:szCs w:val="22"/>
        </w:rPr>
        <w:t xml:space="preserve"> đồng thời</w:t>
      </w:r>
      <w:r w:rsidRPr="004F01CC">
        <w:rPr>
          <w:color w:val="943634" w:themeColor="accent2" w:themeShade="BF"/>
          <w:sz w:val="22"/>
          <w:szCs w:val="22"/>
        </w:rPr>
        <w:t xml:space="preserve"> </w:t>
      </w:r>
      <w:r w:rsidRPr="00846983">
        <w:rPr>
          <w:color w:val="333333"/>
          <w:sz w:val="22"/>
          <w:szCs w:val="22"/>
        </w:rPr>
        <w:t>nhiều phiên bản (</w:t>
      </w:r>
      <w:r w:rsidR="007B05FD">
        <w:rPr>
          <w:rFonts w:ascii="Consolas" w:hAnsi="Consolas"/>
          <w:color w:val="C7254E"/>
          <w:sz w:val="22"/>
          <w:szCs w:val="22"/>
          <w:shd w:val="clear" w:color="auto" w:fill="F9F2F4"/>
        </w:rPr>
        <w:t>Multi Version Concurrency Control (MVCC)</w:t>
      </w:r>
      <w:r w:rsidRPr="00846983">
        <w:rPr>
          <w:color w:val="333333"/>
          <w:sz w:val="22"/>
          <w:szCs w:val="22"/>
        </w:rPr>
        <w:t xml:space="preserve">) trước cả Oracle. </w:t>
      </w:r>
    </w:p>
    <w:p w:rsidR="00C7450D" w:rsidRDefault="00846983" w:rsidP="00A54CE7">
      <w:pPr>
        <w:pStyle w:val="NormalWeb"/>
        <w:shd w:val="clear" w:color="auto" w:fill="FFFFFF"/>
        <w:spacing w:before="0" w:beforeAutospacing="0" w:after="0" w:afterAutospacing="0" w:line="360" w:lineRule="auto"/>
        <w:rPr>
          <w:color w:val="333333"/>
          <w:sz w:val="22"/>
          <w:szCs w:val="22"/>
        </w:rPr>
      </w:pPr>
      <w:r w:rsidRPr="00C7450D">
        <w:rPr>
          <w:color w:val="C00000"/>
          <w:sz w:val="22"/>
          <w:szCs w:val="22"/>
          <w:highlight w:val="yellow"/>
        </w:rPr>
        <w:lastRenderedPageBreak/>
        <w:t>Là hệ thống quản lý cơ sở dữ liệu quan hệ đối tượng</w:t>
      </w:r>
      <w:r w:rsidRPr="00846983">
        <w:rPr>
          <w:color w:val="333333"/>
          <w:sz w:val="22"/>
          <w:szCs w:val="22"/>
        </w:rPr>
        <w:t xml:space="preserve">, </w:t>
      </w:r>
    </w:p>
    <w:p w:rsidR="00846983" w:rsidRPr="00846983" w:rsidRDefault="00846983" w:rsidP="00A54CE7">
      <w:pPr>
        <w:pStyle w:val="NormalWeb"/>
        <w:shd w:val="clear" w:color="auto" w:fill="FFFFFF"/>
        <w:spacing w:before="0" w:beforeAutospacing="0" w:after="0" w:afterAutospacing="0" w:line="360" w:lineRule="auto"/>
        <w:rPr>
          <w:color w:val="333333"/>
          <w:sz w:val="22"/>
          <w:szCs w:val="22"/>
        </w:rPr>
      </w:pPr>
      <w:r w:rsidRPr="00C7450D">
        <w:rPr>
          <w:b/>
          <w:color w:val="333333"/>
          <w:sz w:val="22"/>
          <w:szCs w:val="22"/>
        </w:rPr>
        <w:t>PostgreSQL</w:t>
      </w:r>
      <w:r w:rsidRPr="00846983">
        <w:rPr>
          <w:color w:val="333333"/>
          <w:sz w:val="22"/>
          <w:szCs w:val="22"/>
        </w:rPr>
        <w:t xml:space="preserve"> cho phép thêm vào các tính năng tùy chỉnh được phát triển bằng các ngôn ngữ chương trình khác nhau như C/C , Java,...</w:t>
      </w:r>
    </w:p>
    <w:p w:rsidR="00846983" w:rsidRPr="00846983" w:rsidRDefault="00C7450D" w:rsidP="00A54CE7">
      <w:pPr>
        <w:pStyle w:val="NormalWeb"/>
        <w:shd w:val="clear" w:color="auto" w:fill="FFFFFF"/>
        <w:spacing w:before="0" w:beforeAutospacing="0" w:after="0" w:afterAutospacing="0" w:line="360" w:lineRule="auto"/>
        <w:ind w:firstLine="720"/>
        <w:rPr>
          <w:color w:val="333333"/>
          <w:szCs w:val="26"/>
        </w:rPr>
      </w:pPr>
      <w:r>
        <w:rPr>
          <w:color w:val="333333"/>
          <w:sz w:val="22"/>
          <w:szCs w:val="22"/>
        </w:rPr>
        <w:t>Cộgn đồng sử sụng đông đảo</w:t>
      </w:r>
    </w:p>
    <w:p w:rsidR="00B05614" w:rsidRPr="008046AE" w:rsidRDefault="004F01CC" w:rsidP="00A54CE7">
      <w:pPr>
        <w:spacing w:after="0"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AF4D47B" wp14:editId="4D885CEE">
                <wp:simplePos x="0" y="0"/>
                <wp:positionH relativeFrom="column">
                  <wp:posOffset>1423670</wp:posOffset>
                </wp:positionH>
                <wp:positionV relativeFrom="paragraph">
                  <wp:posOffset>3809365</wp:posOffset>
                </wp:positionV>
                <wp:extent cx="1168400" cy="0"/>
                <wp:effectExtent l="38100" t="38100" r="50800" b="95250"/>
                <wp:wrapNone/>
                <wp:docPr id="37" name="Straight Connector 37"/>
                <wp:cNvGraphicFramePr/>
                <a:graphic xmlns:a="http://schemas.openxmlformats.org/drawingml/2006/main">
                  <a:graphicData uri="http://schemas.microsoft.com/office/word/2010/wordprocessingShape">
                    <wps:wsp>
                      <wps:cNvCnPr/>
                      <wps:spPr>
                        <a:xfrm>
                          <a:off x="0" y="0"/>
                          <a:ext cx="11684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1pt,299.95pt" to="204.1pt,2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" strokecolor="#c0504d [3205]"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362062F" wp14:editId="6293E5E1">
                <wp:simplePos x="0" y="0"/>
                <wp:positionH relativeFrom="column">
                  <wp:posOffset>2473325</wp:posOffset>
                </wp:positionH>
                <wp:positionV relativeFrom="paragraph">
                  <wp:posOffset>3594735</wp:posOffset>
                </wp:positionV>
                <wp:extent cx="1168400" cy="0"/>
                <wp:effectExtent l="38100" t="38100" r="50800" b="95250"/>
                <wp:wrapNone/>
                <wp:docPr id="36" name="Straight Connector 36"/>
                <wp:cNvGraphicFramePr/>
                <a:graphic xmlns:a="http://schemas.openxmlformats.org/drawingml/2006/main">
                  <a:graphicData uri="http://schemas.microsoft.com/office/word/2010/wordprocessingShape">
                    <wps:wsp>
                      <wps:cNvCnPr/>
                      <wps:spPr>
                        <a:xfrm>
                          <a:off x="0" y="0"/>
                          <a:ext cx="11684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75pt,283.05pt" to="286.75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" strokecolor="#c0504d [3205]"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EE6DA67" wp14:editId="59559050">
                <wp:simplePos x="0" y="0"/>
                <wp:positionH relativeFrom="column">
                  <wp:posOffset>326831</wp:posOffset>
                </wp:positionH>
                <wp:positionV relativeFrom="paragraph">
                  <wp:posOffset>3595205</wp:posOffset>
                </wp:positionV>
                <wp:extent cx="1168400" cy="0"/>
                <wp:effectExtent l="38100" t="38100" r="50800" b="95250"/>
                <wp:wrapNone/>
                <wp:docPr id="35" name="Straight Connector 35"/>
                <wp:cNvGraphicFramePr/>
                <a:graphic xmlns:a="http://schemas.openxmlformats.org/drawingml/2006/main">
                  <a:graphicData uri="http://schemas.microsoft.com/office/word/2010/wordprocessingShape">
                    <wps:wsp>
                      <wps:cNvCnPr/>
                      <wps:spPr>
                        <a:xfrm>
                          <a:off x="0" y="0"/>
                          <a:ext cx="11684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35"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5pt,283.1pt" to="117.75pt,2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" strokecolor="#c0504d [3205]"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28E204F" wp14:editId="617A48F8">
                <wp:simplePos x="0" y="0"/>
                <wp:positionH relativeFrom="column">
                  <wp:posOffset>4309607</wp:posOffset>
                </wp:positionH>
                <wp:positionV relativeFrom="paragraph">
                  <wp:posOffset>3355450</wp:posOffset>
                </wp:positionV>
                <wp:extent cx="1168400" cy="0"/>
                <wp:effectExtent l="38100" t="38100" r="50800" b="95250"/>
                <wp:wrapNone/>
                <wp:docPr id="34" name="Straight Connector 34"/>
                <wp:cNvGraphicFramePr/>
                <a:graphic xmlns:a="http://schemas.openxmlformats.org/drawingml/2006/main">
                  <a:graphicData uri="http://schemas.microsoft.com/office/word/2010/wordprocessingShape">
                    <wps:wsp>
                      <wps:cNvCnPr/>
                      <wps:spPr>
                        <a:xfrm>
                          <a:off x="0" y="0"/>
                          <a:ext cx="11684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35pt,264.2pt" to="431.35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" strokecolor="#c0504d [3205]" strokeweight="2pt">
                <v:shadow on="t" color="black" opacity="24903f" origin=",.5" offset="0,.55556mm"/>
              </v:line>
            </w:pict>
          </mc:Fallback>
        </mc:AlternateContent>
      </w:r>
      <w:r w:rsidR="00B45D5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B4E3CDE" wp14:editId="7381E444">
                <wp:simplePos x="0" y="0"/>
                <wp:positionH relativeFrom="column">
                  <wp:posOffset>327025</wp:posOffset>
                </wp:positionH>
                <wp:positionV relativeFrom="paragraph">
                  <wp:posOffset>2393646</wp:posOffset>
                </wp:positionV>
                <wp:extent cx="3053301" cy="7952"/>
                <wp:effectExtent l="0" t="114300" r="0" b="182880"/>
                <wp:wrapNone/>
                <wp:docPr id="33" name="Straight Arrow Connector 33"/>
                <wp:cNvGraphicFramePr/>
                <a:graphic xmlns:a="http://schemas.openxmlformats.org/drawingml/2006/main">
                  <a:graphicData uri="http://schemas.microsoft.com/office/word/2010/wordprocessingShape">
                    <wps:wsp>
                      <wps:cNvCnPr/>
                      <wps:spPr>
                        <a:xfrm>
                          <a:off x="0" y="0"/>
                          <a:ext cx="3053301" cy="7952"/>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25.75pt;margin-top:188.5pt;width:240.4pt;height:.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" strokecolor="#c0504d [3205]" strokeweight="3pt">
                <v:stroke endarrow="open"/>
                <v:shadow on="t" color="black" opacity="22937f" origin=",.5" offset="0,.63889mm"/>
              </v:shape>
            </w:pict>
          </mc:Fallback>
        </mc:AlternateContent>
      </w:r>
      <w:r w:rsidR="00B45D5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1EF9D1" wp14:editId="14629D2C">
                <wp:simplePos x="0" y="0"/>
                <wp:positionH relativeFrom="column">
                  <wp:posOffset>2425147</wp:posOffset>
                </wp:positionH>
                <wp:positionV relativeFrom="paragraph">
                  <wp:posOffset>2154803</wp:posOffset>
                </wp:positionV>
                <wp:extent cx="3053301" cy="7952"/>
                <wp:effectExtent l="0" t="114300" r="0" b="182880"/>
                <wp:wrapNone/>
                <wp:docPr id="32" name="Straight Arrow Connector 32"/>
                <wp:cNvGraphicFramePr/>
                <a:graphic xmlns:a="http://schemas.openxmlformats.org/drawingml/2006/main">
                  <a:graphicData uri="http://schemas.microsoft.com/office/word/2010/wordprocessingShape">
                    <wps:wsp>
                      <wps:cNvCnPr/>
                      <wps:spPr>
                        <a:xfrm>
                          <a:off x="0" y="0"/>
                          <a:ext cx="3053301" cy="7952"/>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32" o:spid="_x0000_s1026" type="#_x0000_t32" style="position:absolute;margin-left:190.95pt;margin-top:169.65pt;width:240.4pt;height:.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" strokecolor="#c0504d [3205]" strokeweight="3pt">
                <v:stroke endarrow="open"/>
                <v:shadow on="t" color="black" opacity="22937f" origin=",.5" offset="0,.63889mm"/>
              </v:shape>
            </w:pict>
          </mc:Fallback>
        </mc:AlternateContent>
      </w:r>
      <w:r w:rsidR="00226223" w:rsidRPr="00B45D56">
        <w:rPr>
          <w:rFonts w:ascii="Times New Roman" w:hAnsi="Times New Roman" w:cs="Times New Roman"/>
          <w:noProof/>
          <w:highlight w:val="yellow"/>
        </w:rPr>
        <w:drawing>
          <wp:inline distT="0" distB="0" distL="0" distR="0" wp14:anchorId="26345716" wp14:editId="40FDA003">
            <wp:extent cx="5732145" cy="48435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4843540"/>
                    </a:xfrm>
                    <a:prstGeom prst="rect">
                      <a:avLst/>
                    </a:prstGeom>
                  </pic:spPr>
                </pic:pic>
              </a:graphicData>
            </a:graphic>
          </wp:inline>
        </w:drawing>
      </w:r>
    </w:p>
    <w:p w:rsidR="00DB4762" w:rsidRPr="008046AE" w:rsidRDefault="00DB4762" w:rsidP="00A54CE7">
      <w:pPr>
        <w:spacing w:after="0" w:line="360" w:lineRule="auto"/>
        <w:jc w:val="both"/>
        <w:rPr>
          <w:rFonts w:ascii="Times New Roman" w:hAnsi="Times New Roman" w:cs="Times New Roman"/>
        </w:rPr>
      </w:pPr>
      <w:r w:rsidRPr="008046AE">
        <w:rPr>
          <w:rFonts w:ascii="Times New Roman" w:hAnsi="Times New Roman" w:cs="Times New Roman"/>
          <w:noProof/>
        </w:rPr>
        <w:lastRenderedPageBreak/>
        <w:drawing>
          <wp:inline distT="0" distB="0" distL="0" distR="0" wp14:anchorId="5CF075B2" wp14:editId="0FE00901">
            <wp:extent cx="5732145" cy="345582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455822"/>
                    </a:xfrm>
                    <a:prstGeom prst="rect">
                      <a:avLst/>
                    </a:prstGeom>
                  </pic:spPr>
                </pic:pic>
              </a:graphicData>
            </a:graphic>
          </wp:inline>
        </w:drawing>
      </w:r>
    </w:p>
    <w:p w:rsidR="00DB4762" w:rsidRPr="008046AE" w:rsidRDefault="00DB4762" w:rsidP="00A54CE7">
      <w:pPr>
        <w:spacing w:after="0" w:line="360" w:lineRule="auto"/>
        <w:jc w:val="both"/>
        <w:rPr>
          <w:rFonts w:ascii="Times New Roman" w:hAnsi="Times New Roman" w:cs="Times New Roman"/>
          <w:b/>
          <w:sz w:val="24"/>
          <w:szCs w:val="24"/>
        </w:rPr>
      </w:pPr>
    </w:p>
    <w:p w:rsidR="00DB4762" w:rsidRPr="008046AE" w:rsidRDefault="00DB4762" w:rsidP="00A54CE7">
      <w:pPr>
        <w:spacing w:after="0" w:line="360" w:lineRule="auto"/>
        <w:jc w:val="both"/>
        <w:rPr>
          <w:rFonts w:ascii="Times New Roman" w:hAnsi="Times New Roman" w:cs="Times New Roman"/>
          <w:b/>
          <w:sz w:val="24"/>
          <w:szCs w:val="24"/>
        </w:rPr>
      </w:pPr>
      <w:r w:rsidRPr="008046AE">
        <w:rPr>
          <w:rFonts w:ascii="Times New Roman" w:hAnsi="Times New Roman" w:cs="Times New Roman"/>
          <w:b/>
          <w:sz w:val="24"/>
          <w:szCs w:val="24"/>
        </w:rPr>
        <w:t>Vài nét về lịch sử PostgreSQL:</w:t>
      </w:r>
    </w:p>
    <w:p w:rsidR="004412D3" w:rsidRPr="008046AE" w:rsidRDefault="004412D3" w:rsidP="00A54CE7">
      <w:pPr>
        <w:pStyle w:val="Heading3"/>
        <w:shd w:val="clear" w:color="auto" w:fill="FFFFFF"/>
        <w:spacing w:before="0" w:beforeAutospacing="0" w:after="0" w:afterAutospacing="0" w:line="360" w:lineRule="auto"/>
        <w:rPr>
          <w:rStyle w:val="productname"/>
          <w:color w:val="336791"/>
          <w:sz w:val="32"/>
          <w:szCs w:val="34"/>
        </w:rPr>
      </w:pPr>
      <w:r w:rsidRPr="004412D3">
        <w:rPr>
          <w:color w:val="336791"/>
          <w:sz w:val="32"/>
          <w:szCs w:val="34"/>
        </w:rPr>
        <w:t>Dự án </w:t>
      </w:r>
      <w:r w:rsidRPr="008046AE">
        <w:rPr>
          <w:color w:val="336791"/>
          <w:sz w:val="32"/>
          <w:szCs w:val="34"/>
        </w:rPr>
        <w:t>POSTGRES</w:t>
      </w:r>
      <w:r w:rsidRPr="004412D3">
        <w:rPr>
          <w:color w:val="336791"/>
          <w:sz w:val="32"/>
          <w:szCs w:val="34"/>
        </w:rPr>
        <w:t> Berkeley</w:t>
      </w:r>
      <w:r w:rsidRPr="008046AE">
        <w:rPr>
          <w:b w:val="0"/>
          <w:bCs w:val="0"/>
          <w:color w:val="336791"/>
          <w:sz w:val="32"/>
          <w:szCs w:val="34"/>
        </w:rPr>
        <w:t xml:space="preserve"> =&gt;</w:t>
      </w:r>
      <w:r w:rsidRPr="008046AE">
        <w:rPr>
          <w:color w:val="336791"/>
          <w:sz w:val="32"/>
          <w:szCs w:val="34"/>
        </w:rPr>
        <w:t xml:space="preserve"> </w:t>
      </w:r>
      <w:r w:rsidRPr="008046AE">
        <w:rPr>
          <w:rStyle w:val="productname"/>
          <w:color w:val="336791"/>
          <w:sz w:val="32"/>
          <w:szCs w:val="34"/>
        </w:rPr>
        <w:t>Postgres95=&gt;</w:t>
      </w:r>
      <w:r w:rsidRPr="008046AE">
        <w:rPr>
          <w:color w:val="336791"/>
          <w:sz w:val="32"/>
          <w:szCs w:val="34"/>
        </w:rPr>
        <w:t xml:space="preserve"> </w:t>
      </w:r>
      <w:r w:rsidRPr="008046AE">
        <w:rPr>
          <w:rStyle w:val="productname"/>
          <w:color w:val="336791"/>
          <w:sz w:val="32"/>
          <w:szCs w:val="34"/>
        </w:rPr>
        <w:t>PostgreSQL</w:t>
      </w:r>
    </w:p>
    <w:p w:rsidR="004412D3" w:rsidRPr="008046AE" w:rsidRDefault="008046AE" w:rsidP="00A54CE7">
      <w:pPr>
        <w:pStyle w:val="Heading3"/>
        <w:shd w:val="clear" w:color="auto" w:fill="FFFFFF"/>
        <w:spacing w:before="0" w:beforeAutospacing="0" w:after="0" w:afterAutospacing="0" w:line="360" w:lineRule="auto"/>
        <w:jc w:val="center"/>
        <w:rPr>
          <w:rStyle w:val="productname"/>
          <w:color w:val="FF0000"/>
          <w:sz w:val="32"/>
          <w:szCs w:val="34"/>
        </w:rPr>
      </w:pPr>
      <w:r w:rsidRPr="008046AE">
        <w:rPr>
          <w:rStyle w:val="productname"/>
          <w:color w:val="FF0000"/>
          <w:sz w:val="32"/>
          <w:szCs w:val="34"/>
        </w:rPr>
        <w:t>CÀI ĐẶT</w:t>
      </w:r>
    </w:p>
    <w:p w:rsidR="008046AE" w:rsidRDefault="008046AE" w:rsidP="00A54CE7">
      <w:pPr>
        <w:pStyle w:val="Heading3"/>
        <w:shd w:val="clear" w:color="auto" w:fill="FFFFFF"/>
        <w:spacing w:before="0" w:beforeAutospacing="0" w:after="0" w:afterAutospacing="0" w:line="360" w:lineRule="auto"/>
        <w:rPr>
          <w:b w:val="0"/>
          <w:color w:val="0D0A0B"/>
          <w:sz w:val="22"/>
          <w:szCs w:val="22"/>
          <w:shd w:val="clear" w:color="auto" w:fill="FFFFFF"/>
        </w:rPr>
      </w:pPr>
      <w:r w:rsidRPr="008046AE">
        <w:rPr>
          <w:rStyle w:val="productname"/>
          <w:b w:val="0"/>
          <w:color w:val="0D0A0B"/>
          <w:sz w:val="22"/>
          <w:szCs w:val="22"/>
          <w:shd w:val="clear" w:color="auto" w:fill="FFFFFF"/>
        </w:rPr>
        <w:t>PostgreSQL</w:t>
      </w:r>
      <w:r w:rsidRPr="008046AE">
        <w:rPr>
          <w:b w:val="0"/>
          <w:color w:val="0D0A0B"/>
          <w:sz w:val="22"/>
          <w:szCs w:val="22"/>
          <w:shd w:val="clear" w:color="auto" w:fill="FFFFFF"/>
        </w:rPr>
        <w:t> có thể được cài đặt bởi bất kỳ người dùng không có đặc quyền nào; không cần truy cập superuser ( </w:t>
      </w:r>
      <w:r w:rsidRPr="008046AE">
        <w:rPr>
          <w:rStyle w:val="systemitem"/>
          <w:b w:val="0"/>
          <w:color w:val="0D0A0B"/>
          <w:sz w:val="22"/>
          <w:szCs w:val="22"/>
          <w:shd w:val="clear" w:color="auto" w:fill="FFFFFF"/>
        </w:rPr>
        <w:t>root</w:t>
      </w:r>
      <w:r w:rsidRPr="008046AE">
        <w:rPr>
          <w:b w:val="0"/>
          <w:color w:val="0D0A0B"/>
          <w:sz w:val="22"/>
          <w:szCs w:val="22"/>
          <w:shd w:val="clear" w:color="auto" w:fill="FFFFFF"/>
        </w:rPr>
        <w:t> ).</w:t>
      </w:r>
    </w:p>
    <w:p w:rsidR="008046AE" w:rsidRDefault="008046AE" w:rsidP="00A54CE7">
      <w:pPr>
        <w:pStyle w:val="Heading2"/>
        <w:shd w:val="clear" w:color="auto" w:fill="FFFFFF"/>
        <w:spacing w:before="0" w:line="360" w:lineRule="auto"/>
        <w:rPr>
          <w:rFonts w:ascii="Arial" w:hAnsi="Arial" w:cs="Arial"/>
          <w:color w:val="auto"/>
          <w:sz w:val="24"/>
          <w:szCs w:val="38"/>
        </w:rPr>
      </w:pPr>
      <w:r w:rsidRPr="008046AE">
        <w:rPr>
          <w:rFonts w:ascii="Arial" w:hAnsi="Arial" w:cs="Arial"/>
          <w:color w:val="auto"/>
          <w:sz w:val="24"/>
          <w:szCs w:val="38"/>
        </w:rPr>
        <w:t>Kiến trúc cơ bản</w:t>
      </w:r>
      <w:r>
        <w:rPr>
          <w:rFonts w:ascii="Arial" w:hAnsi="Arial" w:cs="Arial"/>
          <w:color w:val="auto"/>
          <w:sz w:val="24"/>
          <w:szCs w:val="38"/>
        </w:rPr>
        <w:t>:</w:t>
      </w:r>
    </w:p>
    <w:p w:rsidR="008046AE" w:rsidRPr="008046AE" w:rsidRDefault="008046AE" w:rsidP="00A54CE7">
      <w:pPr>
        <w:pStyle w:val="NormalWeb"/>
        <w:shd w:val="clear" w:color="auto" w:fill="FFFFFF"/>
        <w:spacing w:before="0" w:beforeAutospacing="0" w:after="0" w:afterAutospacing="0" w:line="360" w:lineRule="auto"/>
        <w:jc w:val="both"/>
        <w:rPr>
          <w:color w:val="0D0A0B"/>
          <w:sz w:val="22"/>
          <w:szCs w:val="22"/>
        </w:rPr>
      </w:pPr>
      <w:r w:rsidRPr="008046AE">
        <w:rPr>
          <w:color w:val="0D0A0B"/>
          <w:sz w:val="22"/>
          <w:szCs w:val="22"/>
        </w:rPr>
        <w:t>Trong thuật ngữ cơ sở dữ liệu, </w:t>
      </w:r>
      <w:r w:rsidRPr="00261AA4">
        <w:rPr>
          <w:rStyle w:val="productname"/>
          <w:b/>
          <w:color w:val="FF0000"/>
          <w:sz w:val="22"/>
          <w:szCs w:val="22"/>
        </w:rPr>
        <w:t>PostgreSQL</w:t>
      </w:r>
      <w:r w:rsidRPr="00261AA4">
        <w:rPr>
          <w:b/>
          <w:color w:val="FF0000"/>
          <w:sz w:val="22"/>
          <w:szCs w:val="22"/>
        </w:rPr>
        <w:t> sử dụng mô hình máy khách / máy chủ</w:t>
      </w:r>
      <w:r w:rsidRPr="008046AE">
        <w:rPr>
          <w:color w:val="0D0A0B"/>
          <w:sz w:val="22"/>
          <w:szCs w:val="22"/>
        </w:rPr>
        <w:t>. Một phiên </w:t>
      </w:r>
      <w:r w:rsidRPr="008046AE">
        <w:rPr>
          <w:rStyle w:val="productname"/>
          <w:color w:val="0D0A0B"/>
          <w:sz w:val="22"/>
          <w:szCs w:val="22"/>
        </w:rPr>
        <w:t>PostgreSQL</w:t>
      </w:r>
      <w:r w:rsidRPr="008046AE">
        <w:rPr>
          <w:color w:val="0D0A0B"/>
          <w:sz w:val="22"/>
          <w:szCs w:val="22"/>
        </w:rPr>
        <w:t> bao gồm các quy trình (chương trình) hợp tác sau đây:</w:t>
      </w:r>
    </w:p>
    <w:p w:rsidR="008046AE" w:rsidRPr="008046AE" w:rsidRDefault="008046AE" w:rsidP="00A54CE7">
      <w:pPr>
        <w:pStyle w:val="NormalWeb"/>
        <w:numPr>
          <w:ilvl w:val="0"/>
          <w:numId w:val="4"/>
        </w:numPr>
        <w:shd w:val="clear" w:color="auto" w:fill="FFFFFF"/>
        <w:spacing w:before="0" w:beforeAutospacing="0" w:after="0" w:afterAutospacing="0" w:line="360" w:lineRule="auto"/>
        <w:jc w:val="both"/>
        <w:rPr>
          <w:color w:val="0D0A0B"/>
          <w:sz w:val="22"/>
          <w:szCs w:val="22"/>
        </w:rPr>
      </w:pPr>
      <w:r w:rsidRPr="008046AE">
        <w:rPr>
          <w:color w:val="0D0A0B"/>
          <w:sz w:val="22"/>
          <w:szCs w:val="22"/>
        </w:rPr>
        <w:t xml:space="preserve">Một quy trình </w:t>
      </w:r>
      <w:r w:rsidRPr="00261AA4">
        <w:rPr>
          <w:color w:val="FF0000"/>
          <w:sz w:val="22"/>
          <w:szCs w:val="22"/>
        </w:rPr>
        <w:t>máy chủ, quản lý các tệp cơ sở dữ liệu</w:t>
      </w:r>
      <w:r w:rsidRPr="008046AE">
        <w:rPr>
          <w:color w:val="0D0A0B"/>
          <w:sz w:val="22"/>
          <w:szCs w:val="22"/>
        </w:rPr>
        <w:t xml:space="preserve">, </w:t>
      </w:r>
      <w:r w:rsidRPr="00261AA4">
        <w:rPr>
          <w:b/>
          <w:color w:val="0D0A0B"/>
          <w:sz w:val="22"/>
          <w:szCs w:val="22"/>
        </w:rPr>
        <w:t>chấp nhận các kết nối đến cơ sở dữ liệu</w:t>
      </w:r>
      <w:r w:rsidRPr="008046AE">
        <w:rPr>
          <w:color w:val="0D0A0B"/>
          <w:sz w:val="22"/>
          <w:szCs w:val="22"/>
        </w:rPr>
        <w:t xml:space="preserve"> từ các </w:t>
      </w:r>
      <w:r w:rsidRPr="00261AA4">
        <w:rPr>
          <w:b/>
          <w:color w:val="FF0000"/>
          <w:sz w:val="22"/>
          <w:szCs w:val="22"/>
        </w:rPr>
        <w:t>ứng dụng khách</w:t>
      </w:r>
      <w:r w:rsidRPr="00261AA4">
        <w:rPr>
          <w:color w:val="FF0000"/>
          <w:sz w:val="22"/>
          <w:szCs w:val="22"/>
        </w:rPr>
        <w:t xml:space="preserve"> </w:t>
      </w:r>
      <w:r w:rsidRPr="008046AE">
        <w:rPr>
          <w:color w:val="0D0A0B"/>
          <w:sz w:val="22"/>
          <w:szCs w:val="22"/>
        </w:rPr>
        <w:t>và thực hiện các hành động cơ sở dữ liệu thay mặt cho các máy khách. </w:t>
      </w:r>
      <w:r w:rsidRPr="00261AA4">
        <w:rPr>
          <w:b/>
          <w:color w:val="FF0000"/>
          <w:sz w:val="22"/>
          <w:szCs w:val="22"/>
        </w:rPr>
        <w:t>Chương trình máy chủ cơ sở dữ liệu được gọi </w:t>
      </w:r>
      <w:r w:rsidRPr="00261AA4">
        <w:rPr>
          <w:rStyle w:val="HTMLCode"/>
          <w:rFonts w:ascii="Times New Roman" w:hAnsi="Times New Roman" w:cs="Times New Roman"/>
          <w:b/>
          <w:color w:val="FF0000"/>
          <w:sz w:val="22"/>
          <w:szCs w:val="22"/>
          <w:shd w:val="clear" w:color="auto" w:fill="F8F9FA"/>
        </w:rPr>
        <w:t>postgres</w:t>
      </w:r>
      <w:r w:rsidRPr="008046AE">
        <w:rPr>
          <w:color w:val="0D0A0B"/>
          <w:sz w:val="22"/>
          <w:szCs w:val="22"/>
        </w:rPr>
        <w:t>.</w:t>
      </w:r>
      <w:bookmarkStart w:id="1" w:name="id-1.4.3.3.3.3.1.1.2"/>
      <w:bookmarkEnd w:id="1"/>
    </w:p>
    <w:p w:rsidR="008046AE" w:rsidRDefault="008046AE" w:rsidP="00A54CE7">
      <w:pPr>
        <w:pStyle w:val="NormalWeb"/>
        <w:numPr>
          <w:ilvl w:val="0"/>
          <w:numId w:val="4"/>
        </w:numPr>
        <w:shd w:val="clear" w:color="auto" w:fill="FFFFFF"/>
        <w:spacing w:before="0" w:beforeAutospacing="0" w:after="0" w:afterAutospacing="0" w:line="360" w:lineRule="auto"/>
        <w:jc w:val="both"/>
        <w:rPr>
          <w:color w:val="0D0A0B"/>
          <w:sz w:val="22"/>
          <w:szCs w:val="22"/>
        </w:rPr>
      </w:pPr>
      <w:r w:rsidRPr="008046AE">
        <w:rPr>
          <w:color w:val="0D0A0B"/>
          <w:sz w:val="22"/>
          <w:szCs w:val="22"/>
        </w:rPr>
        <w:t xml:space="preserve">Ứng dụng máy khách </w:t>
      </w:r>
      <w:r w:rsidRPr="00261AA4">
        <w:rPr>
          <w:color w:val="FF0000"/>
          <w:sz w:val="22"/>
          <w:szCs w:val="22"/>
        </w:rPr>
        <w:t xml:space="preserve">(frontend) </w:t>
      </w:r>
      <w:r w:rsidRPr="008046AE">
        <w:rPr>
          <w:color w:val="0D0A0B"/>
          <w:sz w:val="22"/>
          <w:szCs w:val="22"/>
        </w:rPr>
        <w:t xml:space="preserve">của người dùng muốn thực hiện các hoạt động cơ sở dữ liệu. Các ứng dụng khách có thể rất đa dạng về bản chất: </w:t>
      </w:r>
      <w:r w:rsidRPr="00261AA4">
        <w:rPr>
          <w:b/>
          <w:sz w:val="22"/>
          <w:szCs w:val="22"/>
        </w:rPr>
        <w:t>máy khách</w:t>
      </w:r>
      <w:r w:rsidRPr="00261AA4">
        <w:rPr>
          <w:sz w:val="22"/>
          <w:szCs w:val="22"/>
        </w:rPr>
        <w:t xml:space="preserve"> </w:t>
      </w:r>
      <w:r w:rsidRPr="00261AA4">
        <w:rPr>
          <w:color w:val="FF0000"/>
          <w:sz w:val="22"/>
          <w:szCs w:val="22"/>
        </w:rPr>
        <w:t>có thể là một công cụ định hướng văn bản, ứng dụng đồ họa</w:t>
      </w:r>
      <w:r w:rsidRPr="008046AE">
        <w:rPr>
          <w:color w:val="0D0A0B"/>
          <w:sz w:val="22"/>
          <w:szCs w:val="22"/>
        </w:rPr>
        <w:t>, máy chủ web truy cập cơ sở dữ liệu để hiển thị các trang web hoặc công cụ bảo trì cơ sở dữ liệu chuyên dụng. Một số ứng dụng khách được cung cấp với bản phân phối </w:t>
      </w:r>
      <w:r w:rsidRPr="008046AE">
        <w:rPr>
          <w:rStyle w:val="productname"/>
          <w:color w:val="0D0A0B"/>
          <w:sz w:val="22"/>
          <w:szCs w:val="22"/>
        </w:rPr>
        <w:t>PostgreSQL</w:t>
      </w:r>
      <w:r w:rsidRPr="008046AE">
        <w:rPr>
          <w:color w:val="0D0A0B"/>
          <w:sz w:val="22"/>
          <w:szCs w:val="22"/>
        </w:rPr>
        <w:t> ; hầu hết được phát triển bởi người dùng.</w:t>
      </w:r>
    </w:p>
    <w:p w:rsidR="008046AE" w:rsidRPr="00261AA4" w:rsidRDefault="008046AE" w:rsidP="00A54CE7">
      <w:pPr>
        <w:pStyle w:val="NormalWeb"/>
        <w:shd w:val="clear" w:color="auto" w:fill="FFFFFF"/>
        <w:spacing w:before="0" w:beforeAutospacing="0" w:after="0" w:afterAutospacing="0" w:line="360" w:lineRule="auto"/>
        <w:jc w:val="both"/>
        <w:rPr>
          <w:b/>
          <w:color w:val="FF0000"/>
          <w:sz w:val="22"/>
          <w:szCs w:val="22"/>
          <w:shd w:val="clear" w:color="auto" w:fill="FFFFFF"/>
        </w:rPr>
      </w:pPr>
      <w:r w:rsidRPr="00261AA4">
        <w:rPr>
          <w:b/>
          <w:color w:val="FF0000"/>
          <w:sz w:val="22"/>
          <w:szCs w:val="22"/>
          <w:shd w:val="clear" w:color="auto" w:fill="FFFFFF"/>
        </w:rPr>
        <w:t>Máy chủ </w:t>
      </w:r>
      <w:r w:rsidRPr="00261AA4">
        <w:rPr>
          <w:rStyle w:val="productname"/>
          <w:b/>
          <w:color w:val="FF0000"/>
          <w:sz w:val="22"/>
          <w:szCs w:val="22"/>
          <w:shd w:val="clear" w:color="auto" w:fill="FFFFFF"/>
        </w:rPr>
        <w:t>PostgreSQL</w:t>
      </w:r>
      <w:r w:rsidRPr="00261AA4">
        <w:rPr>
          <w:b/>
          <w:color w:val="FF0000"/>
          <w:sz w:val="22"/>
          <w:szCs w:val="22"/>
          <w:shd w:val="clear" w:color="auto" w:fill="FFFFFF"/>
        </w:rPr>
        <w:t> có thể xử lý nhiều kết nối đồng thời từ các máy khách</w:t>
      </w:r>
    </w:p>
    <w:p w:rsidR="008046AE" w:rsidRDefault="008046AE" w:rsidP="00A54CE7">
      <w:pPr>
        <w:pStyle w:val="Heading2"/>
        <w:shd w:val="clear" w:color="auto" w:fill="FFFFFF"/>
        <w:spacing w:before="0" w:line="360" w:lineRule="auto"/>
        <w:rPr>
          <w:rFonts w:ascii="Times New Roman" w:hAnsi="Times New Roman" w:cs="Times New Roman"/>
          <w:color w:val="auto"/>
          <w:sz w:val="22"/>
          <w:szCs w:val="22"/>
        </w:rPr>
      </w:pPr>
      <w:r w:rsidRPr="008046AE">
        <w:rPr>
          <w:rFonts w:ascii="Times New Roman" w:hAnsi="Times New Roman" w:cs="Times New Roman"/>
          <w:color w:val="auto"/>
          <w:sz w:val="22"/>
          <w:szCs w:val="22"/>
        </w:rPr>
        <w:t>Tạo cơ sở dữ liệu</w:t>
      </w:r>
      <w:r>
        <w:rPr>
          <w:rFonts w:ascii="Times New Roman" w:hAnsi="Times New Roman" w:cs="Times New Roman"/>
          <w:color w:val="auto"/>
          <w:sz w:val="22"/>
          <w:szCs w:val="22"/>
        </w:rPr>
        <w:t>:</w:t>
      </w:r>
    </w:p>
    <w:p w:rsidR="008046AE" w:rsidRPr="008046AE" w:rsidRDefault="008046AE" w:rsidP="00A54CE7">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D0A0B"/>
        </w:rPr>
      </w:pPr>
      <w:r w:rsidRPr="008046AE">
        <w:rPr>
          <w:rFonts w:ascii="Courier New" w:eastAsia="Times New Roman" w:hAnsi="Courier New" w:cs="Courier New"/>
          <w:color w:val="0D0A0B"/>
          <w:sz w:val="20"/>
          <w:szCs w:val="20"/>
          <w:shd w:val="clear" w:color="auto" w:fill="F8F9FA"/>
        </w:rPr>
        <w:t>$</w:t>
      </w:r>
      <w:r w:rsidRPr="008046AE">
        <w:rPr>
          <w:rFonts w:ascii="Courier New" w:eastAsia="Times New Roman" w:hAnsi="Courier New" w:cs="Courier New"/>
          <w:color w:val="0D0A0B"/>
        </w:rPr>
        <w:t xml:space="preserve"> </w:t>
      </w:r>
      <w:r w:rsidRPr="008046AE">
        <w:rPr>
          <w:rFonts w:ascii="Courier New" w:eastAsia="Times New Roman" w:hAnsi="Courier New" w:cs="Courier New"/>
          <w:b/>
          <w:bCs/>
          <w:color w:val="0D0A0B"/>
          <w:sz w:val="20"/>
          <w:szCs w:val="20"/>
          <w:shd w:val="clear" w:color="auto" w:fill="F8F9FA"/>
        </w:rPr>
        <w:t>createdb mydb</w:t>
      </w:r>
    </w:p>
    <w:p w:rsidR="008046AE" w:rsidRDefault="008046AE" w:rsidP="00A54CE7">
      <w:pPr>
        <w:pStyle w:val="Heading2"/>
        <w:shd w:val="clear" w:color="auto" w:fill="FFFFFF"/>
        <w:spacing w:before="0" w:line="360" w:lineRule="auto"/>
        <w:rPr>
          <w:rFonts w:ascii="Times New Roman" w:hAnsi="Times New Roman" w:cs="Times New Roman"/>
          <w:color w:val="auto"/>
          <w:sz w:val="22"/>
          <w:szCs w:val="22"/>
        </w:rPr>
      </w:pPr>
      <w:r>
        <w:rPr>
          <w:rFonts w:ascii="Times New Roman" w:hAnsi="Times New Roman" w:cs="Times New Roman"/>
          <w:color w:val="auto"/>
          <w:sz w:val="22"/>
          <w:szCs w:val="22"/>
        </w:rPr>
        <w:lastRenderedPageBreak/>
        <w:t>Xóa</w:t>
      </w:r>
      <w:r w:rsidRPr="008046AE">
        <w:rPr>
          <w:rFonts w:ascii="Times New Roman" w:hAnsi="Times New Roman" w:cs="Times New Roman"/>
          <w:color w:val="auto"/>
          <w:sz w:val="22"/>
          <w:szCs w:val="22"/>
        </w:rPr>
        <w:t xml:space="preserve"> cơ sở dữ liệu</w:t>
      </w:r>
      <w:r>
        <w:rPr>
          <w:rFonts w:ascii="Times New Roman" w:hAnsi="Times New Roman" w:cs="Times New Roman"/>
          <w:color w:val="auto"/>
          <w:sz w:val="22"/>
          <w:szCs w:val="22"/>
        </w:rPr>
        <w:t>:</w:t>
      </w:r>
    </w:p>
    <w:p w:rsidR="008046AE" w:rsidRPr="00261AA4" w:rsidRDefault="008046AE"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rStyle w:val="HTMLCode"/>
          <w:color w:val="0D0A0B"/>
          <w:shd w:val="clear" w:color="auto" w:fill="F8F9FA"/>
        </w:rPr>
        <w:t>$</w:t>
      </w:r>
      <w:r>
        <w:rPr>
          <w:color w:val="0D0A0B"/>
          <w:sz w:val="22"/>
          <w:szCs w:val="22"/>
        </w:rPr>
        <w:t xml:space="preserve"> </w:t>
      </w:r>
      <w:r>
        <w:rPr>
          <w:rStyle w:val="HTMLCode"/>
          <w:b/>
          <w:bCs/>
          <w:color w:val="0D0A0B"/>
          <w:shd w:val="clear" w:color="auto" w:fill="F8F9FA"/>
        </w:rPr>
        <w:t>dropdb mydb</w:t>
      </w:r>
    </w:p>
    <w:p w:rsidR="008046AE" w:rsidRDefault="008046AE" w:rsidP="00A54CE7">
      <w:pPr>
        <w:pStyle w:val="Heading2"/>
        <w:shd w:val="clear" w:color="auto" w:fill="FFFFFF"/>
        <w:spacing w:before="0" w:line="360" w:lineRule="auto"/>
        <w:rPr>
          <w:rFonts w:ascii="Times New Roman" w:hAnsi="Times New Roman" w:cs="Times New Roman"/>
          <w:color w:val="auto"/>
          <w:sz w:val="22"/>
          <w:szCs w:val="22"/>
        </w:rPr>
      </w:pPr>
      <w:r w:rsidRPr="008046AE">
        <w:rPr>
          <w:rFonts w:ascii="Times New Roman" w:hAnsi="Times New Roman" w:cs="Times New Roman"/>
          <w:color w:val="auto"/>
          <w:sz w:val="22"/>
          <w:szCs w:val="22"/>
        </w:rPr>
        <w:t xml:space="preserve">Tạo </w:t>
      </w:r>
      <w:r>
        <w:rPr>
          <w:rFonts w:ascii="Times New Roman" w:hAnsi="Times New Roman" w:cs="Times New Roman"/>
          <w:color w:val="auto"/>
          <w:sz w:val="22"/>
          <w:szCs w:val="22"/>
        </w:rPr>
        <w:t>bảng:</w:t>
      </w:r>
    </w:p>
    <w:p w:rsidR="008046AE" w:rsidRDefault="008046AE"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color w:val="0D0A0B"/>
          <w:sz w:val="22"/>
          <w:szCs w:val="22"/>
        </w:rPr>
        <w:t>CREATE TABLE cities (</w:t>
      </w:r>
    </w:p>
    <w:p w:rsidR="008046AE" w:rsidRDefault="008046AE"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color w:val="0D0A0B"/>
          <w:sz w:val="22"/>
          <w:szCs w:val="22"/>
        </w:rPr>
        <w:t xml:space="preserve">    name            varchar(80),</w:t>
      </w:r>
    </w:p>
    <w:p w:rsidR="008046AE" w:rsidRDefault="008046AE"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color w:val="0D0A0B"/>
          <w:sz w:val="22"/>
          <w:szCs w:val="22"/>
        </w:rPr>
        <w:t xml:space="preserve">    location        point</w:t>
      </w:r>
    </w:p>
    <w:p w:rsidR="008046AE" w:rsidRDefault="008046AE"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color w:val="0D0A0B"/>
          <w:sz w:val="22"/>
          <w:szCs w:val="22"/>
        </w:rPr>
        <w:t>);</w:t>
      </w:r>
    </w:p>
    <w:p w:rsidR="00086CDD" w:rsidRDefault="008046AE" w:rsidP="00A54CE7">
      <w:pPr>
        <w:spacing w:after="0" w:line="360" w:lineRule="auto"/>
        <w:rPr>
          <w:rFonts w:ascii="Times New Roman" w:hAnsi="Times New Roman" w:cs="Times New Roman"/>
          <w:b/>
          <w:u w:val="single"/>
        </w:rPr>
      </w:pPr>
      <w:r w:rsidRPr="00086CDD">
        <w:rPr>
          <w:rFonts w:ascii="Arial" w:hAnsi="Arial" w:cs="Arial"/>
          <w:color w:val="0D0A0B"/>
          <w:u w:val="single"/>
          <w:shd w:val="clear" w:color="auto" w:fill="FFFFFF"/>
        </w:rPr>
        <w:t xml:space="preserve"> Xóa </w:t>
      </w:r>
      <w:r w:rsidRPr="00086CDD">
        <w:rPr>
          <w:rFonts w:ascii="Times New Roman" w:hAnsi="Times New Roman" w:cs="Times New Roman"/>
          <w:b/>
          <w:u w:val="single"/>
        </w:rPr>
        <w:t>bảng:</w:t>
      </w:r>
    </w:p>
    <w:p w:rsidR="00086CDD" w:rsidRPr="00086CDD" w:rsidRDefault="00086CDD" w:rsidP="00A54CE7">
      <w:pPr>
        <w:pStyle w:val="HTMLPreformatted"/>
        <w:pBdr>
          <w:top w:val="single" w:sz="6" w:space="0" w:color="CED4DA"/>
          <w:left w:val="single" w:sz="6" w:space="0" w:color="CED4DA"/>
          <w:bottom w:val="single" w:sz="6" w:space="0" w:color="CED4DA"/>
          <w:right w:val="single" w:sz="6" w:space="0" w:color="CED4DA"/>
        </w:pBdr>
        <w:shd w:val="clear" w:color="auto" w:fill="F8F9FA"/>
        <w:spacing w:line="360" w:lineRule="auto"/>
        <w:rPr>
          <w:color w:val="0D0A0B"/>
          <w:sz w:val="22"/>
          <w:szCs w:val="22"/>
        </w:rPr>
      </w:pPr>
      <w:r>
        <w:rPr>
          <w:color w:val="0D0A0B"/>
          <w:sz w:val="22"/>
          <w:szCs w:val="22"/>
        </w:rPr>
        <w:t xml:space="preserve">DROP TABLE </w:t>
      </w:r>
      <w:r>
        <w:rPr>
          <w:rStyle w:val="HTMLCode"/>
          <w:b/>
          <w:bCs/>
          <w:i/>
          <w:iCs/>
          <w:color w:val="0D0A0B"/>
          <w:shd w:val="clear" w:color="auto" w:fill="F8F9FA"/>
        </w:rPr>
        <w:t>tablename</w:t>
      </w:r>
      <w:r>
        <w:rPr>
          <w:color w:val="0D0A0B"/>
          <w:sz w:val="22"/>
          <w:szCs w:val="22"/>
        </w:rPr>
        <w:t>;</w:t>
      </w:r>
      <w:r w:rsidRPr="008046AE">
        <w:rPr>
          <w:rFonts w:ascii="Arial" w:hAnsi="Arial" w:cs="Arial"/>
          <w:sz w:val="22"/>
          <w:szCs w:val="22"/>
        </w:rPr>
        <w:t>Truy vấn bảng</w:t>
      </w:r>
      <w:r>
        <w:rPr>
          <w:rFonts w:ascii="Arial" w:hAnsi="Arial" w:cs="Arial"/>
          <w:sz w:val="22"/>
          <w:szCs w:val="22"/>
        </w:rPr>
        <w:t>:</w:t>
      </w:r>
    </w:p>
    <w:p w:rsidR="00086CDD" w:rsidRDefault="00086CDD" w:rsidP="00A54CE7">
      <w:pPr>
        <w:spacing w:after="0" w:line="360" w:lineRule="auto"/>
        <w:rPr>
          <w:rFonts w:ascii="Times New Roman" w:hAnsi="Times New Roman" w:cs="Times New Roman"/>
          <w:b/>
          <w:u w:val="single"/>
        </w:rPr>
      </w:pPr>
      <w:r>
        <w:rPr>
          <w:noProof/>
        </w:rPr>
        <w:drawing>
          <wp:inline distT="0" distB="0" distL="0" distR="0" wp14:anchorId="20C62EF3" wp14:editId="6E03F3F8">
            <wp:extent cx="5657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7850" cy="3657600"/>
                    </a:xfrm>
                    <a:prstGeom prst="rect">
                      <a:avLst/>
                    </a:prstGeom>
                  </pic:spPr>
                </pic:pic>
              </a:graphicData>
            </a:graphic>
          </wp:inline>
        </w:drawing>
      </w:r>
    </w:p>
    <w:p w:rsidR="008046AE" w:rsidRDefault="004442D2" w:rsidP="00A54CE7">
      <w:pPr>
        <w:spacing w:after="0" w:line="360" w:lineRule="auto"/>
      </w:pPr>
      <w:r>
        <w:rPr>
          <w:noProof/>
        </w:rPr>
        <w:lastRenderedPageBreak/>
        <w:t xml:space="preserve">  </w:t>
      </w:r>
      <w:r w:rsidR="008046AE">
        <w:rPr>
          <w:noProof/>
        </w:rPr>
        <w:drawing>
          <wp:inline distT="0" distB="0" distL="0" distR="0" wp14:anchorId="28B36D2D" wp14:editId="06702966">
            <wp:extent cx="5732145" cy="4564282"/>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4564282"/>
                    </a:xfrm>
                    <a:prstGeom prst="rect">
                      <a:avLst/>
                    </a:prstGeom>
                  </pic:spPr>
                </pic:pic>
              </a:graphicData>
            </a:graphic>
          </wp:inline>
        </w:drawing>
      </w:r>
    </w:p>
    <w:p w:rsidR="00013E36" w:rsidRPr="00013E36" w:rsidRDefault="00013E36" w:rsidP="00A54CE7">
      <w:pPr>
        <w:numPr>
          <w:ilvl w:val="0"/>
          <w:numId w:val="9"/>
        </w:numPr>
        <w:shd w:val="clear" w:color="auto" w:fill="FFFFFF"/>
        <w:spacing w:after="0" w:line="360" w:lineRule="auto"/>
        <w:rPr>
          <w:rFonts w:ascii="Times New Roman" w:eastAsia="Times New Roman" w:hAnsi="Times New Roman" w:cs="Times New Roman"/>
          <w:color w:val="292B2C"/>
        </w:rPr>
      </w:pPr>
      <w:r w:rsidRPr="00013E36">
        <w:rPr>
          <w:rFonts w:ascii="Times New Roman" w:eastAsia="Times New Roman" w:hAnsi="Times New Roman" w:cs="Times New Roman"/>
          <w:b/>
          <w:bCs/>
          <w:color w:val="292B2C"/>
        </w:rPr>
        <w:t>Là một chuẩn SQL phù hợp với hệ quản trị cơ sở dữ liệu quan hệ:</w:t>
      </w:r>
      <w:r w:rsidRPr="00013E36">
        <w:rPr>
          <w:rFonts w:ascii="Times New Roman" w:eastAsia="Times New Roman" w:hAnsi="Times New Roman" w:cs="Times New Roman"/>
          <w:color w:val="292B2C"/>
        </w:rPr>
        <w:t> PostgreSQL là hệ quản trị cơ sở dữ liệu quan hệ mã nguồn mở, miễn phí và mạnh mẽ</w:t>
      </w:r>
    </w:p>
    <w:p w:rsidR="00013E36" w:rsidRPr="00013E36" w:rsidRDefault="00013E36" w:rsidP="00A54CE7">
      <w:pPr>
        <w:numPr>
          <w:ilvl w:val="0"/>
          <w:numId w:val="9"/>
        </w:numPr>
        <w:shd w:val="clear" w:color="auto" w:fill="FFFFFF"/>
        <w:spacing w:after="0" w:line="360" w:lineRule="auto"/>
        <w:rPr>
          <w:rFonts w:ascii="Times New Roman" w:eastAsia="Times New Roman" w:hAnsi="Times New Roman" w:cs="Times New Roman"/>
          <w:color w:val="292B2C"/>
        </w:rPr>
      </w:pPr>
      <w:r w:rsidRPr="00013E36">
        <w:rPr>
          <w:rFonts w:ascii="Times New Roman" w:eastAsia="Times New Roman" w:hAnsi="Times New Roman" w:cs="Times New Roman"/>
          <w:b/>
          <w:bCs/>
          <w:color w:val="292B2C"/>
        </w:rPr>
        <w:t>Cộng đồng mạnh:</w:t>
      </w:r>
      <w:r w:rsidRPr="00013E36">
        <w:rPr>
          <w:rFonts w:ascii="Times New Roman" w:eastAsia="Times New Roman" w:hAnsi="Times New Roman" w:cs="Times New Roman"/>
          <w:color w:val="292B2C"/>
        </w:rPr>
        <w:t> PostgreSQL được hỗ trợ bởi một cộng đồng nhiệt tình và đầy kinh nghiệm.</w:t>
      </w:r>
    </w:p>
    <w:p w:rsidR="00013E36" w:rsidRPr="00013E36" w:rsidRDefault="00013E36" w:rsidP="00A54CE7">
      <w:pPr>
        <w:numPr>
          <w:ilvl w:val="0"/>
          <w:numId w:val="9"/>
        </w:numPr>
        <w:shd w:val="clear" w:color="auto" w:fill="FFFFFF"/>
        <w:spacing w:after="0" w:line="360" w:lineRule="auto"/>
        <w:rPr>
          <w:rFonts w:ascii="Times New Roman" w:eastAsia="Times New Roman" w:hAnsi="Times New Roman" w:cs="Times New Roman"/>
          <w:color w:val="292B2C"/>
        </w:rPr>
      </w:pPr>
      <w:r w:rsidRPr="00013E36">
        <w:rPr>
          <w:rFonts w:ascii="Times New Roman" w:eastAsia="Times New Roman" w:hAnsi="Times New Roman" w:cs="Times New Roman"/>
          <w:b/>
          <w:bCs/>
          <w:color w:val="292B2C"/>
        </w:rPr>
        <w:t>Hỗ trợ mạnh mẽ từ các bên thứ 3:</w:t>
      </w:r>
      <w:r w:rsidRPr="00013E36">
        <w:rPr>
          <w:rFonts w:ascii="Times New Roman" w:eastAsia="Times New Roman" w:hAnsi="Times New Roman" w:cs="Times New Roman"/>
          <w:color w:val="292B2C"/>
        </w:rPr>
        <w:t> Bất kể các tính năng tiên tiến thì PostgreSQL đều được hỗ trợ bởi các công cụ tuyệt vời của bên thứ 3 trong việc quản lý cơ sơ dữ liệu</w:t>
      </w:r>
    </w:p>
    <w:p w:rsidR="00013E36" w:rsidRPr="00013E36" w:rsidRDefault="00013E36" w:rsidP="00A54CE7">
      <w:pPr>
        <w:numPr>
          <w:ilvl w:val="0"/>
          <w:numId w:val="9"/>
        </w:numPr>
        <w:shd w:val="clear" w:color="auto" w:fill="FFFFFF"/>
        <w:spacing w:after="0" w:line="360" w:lineRule="auto"/>
        <w:rPr>
          <w:rFonts w:ascii="Times New Roman" w:eastAsia="Times New Roman" w:hAnsi="Times New Roman" w:cs="Times New Roman"/>
          <w:color w:val="292B2C"/>
        </w:rPr>
      </w:pPr>
      <w:r w:rsidRPr="00013E36">
        <w:rPr>
          <w:rFonts w:ascii="Times New Roman" w:eastAsia="Times New Roman" w:hAnsi="Times New Roman" w:cs="Times New Roman"/>
          <w:b/>
          <w:bCs/>
          <w:color w:val="292B2C"/>
        </w:rPr>
        <w:t>Sự mở rộng:</w:t>
      </w:r>
      <w:r w:rsidRPr="00013E36">
        <w:rPr>
          <w:rFonts w:ascii="Times New Roman" w:eastAsia="Times New Roman" w:hAnsi="Times New Roman" w:cs="Times New Roman"/>
          <w:color w:val="292B2C"/>
        </w:rPr>
        <w:t> Nó có thể mở rộng lập trình PostgreSQL với các thủ tục lưu trữ, giống như một RDBMS tiên tiến.</w:t>
      </w:r>
    </w:p>
    <w:p w:rsidR="00013E36" w:rsidRPr="00013E36" w:rsidRDefault="00013E36" w:rsidP="00A54CE7">
      <w:pPr>
        <w:numPr>
          <w:ilvl w:val="0"/>
          <w:numId w:val="9"/>
        </w:numPr>
        <w:shd w:val="clear" w:color="auto" w:fill="FFFFFF"/>
        <w:spacing w:after="0" w:line="360" w:lineRule="auto"/>
        <w:rPr>
          <w:rFonts w:ascii="Times New Roman" w:eastAsia="Times New Roman" w:hAnsi="Times New Roman" w:cs="Times New Roman"/>
          <w:color w:val="292B2C"/>
        </w:rPr>
      </w:pPr>
      <w:r w:rsidRPr="00013E36">
        <w:rPr>
          <w:rFonts w:ascii="Times New Roman" w:eastAsia="Times New Roman" w:hAnsi="Times New Roman" w:cs="Times New Roman"/>
          <w:b/>
          <w:bCs/>
          <w:color w:val="292B2C"/>
        </w:rPr>
        <w:t>Đối tượng hóa:</w:t>
      </w:r>
      <w:r w:rsidRPr="00013E36">
        <w:rPr>
          <w:rFonts w:ascii="Times New Roman" w:eastAsia="Times New Roman" w:hAnsi="Times New Roman" w:cs="Times New Roman"/>
          <w:color w:val="292B2C"/>
        </w:rPr>
        <w:t> PostgreSQL không chỉ là một hệ quản trị cơ sở dữ liệu quan hệ, mà nó còn đối tượng hóa dữ liệu.</w:t>
      </w:r>
    </w:p>
    <w:p w:rsidR="00013E36" w:rsidRDefault="00013E36" w:rsidP="00A54CE7">
      <w:pPr>
        <w:spacing w:after="0" w:line="360" w:lineRule="auto"/>
      </w:pPr>
      <w:r>
        <w:rPr>
          <w:noProof/>
        </w:rPr>
        <w:drawing>
          <wp:inline distT="0" distB="0" distL="0" distR="0" wp14:anchorId="17F0DD90" wp14:editId="0E7096F0">
            <wp:extent cx="5732145" cy="1366284"/>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1366284"/>
                    </a:xfrm>
                    <a:prstGeom prst="rect">
                      <a:avLst/>
                    </a:prstGeom>
                  </pic:spPr>
                </pic:pic>
              </a:graphicData>
            </a:graphic>
          </wp:inline>
        </w:drawing>
      </w:r>
    </w:p>
    <w:p w:rsidR="00013E36" w:rsidRPr="00013E36" w:rsidRDefault="00013E36" w:rsidP="00A54CE7">
      <w:pPr>
        <w:spacing w:after="0" w:line="360" w:lineRule="auto"/>
        <w:ind w:firstLine="720"/>
        <w:rPr>
          <w:rFonts w:ascii="Times New Roman" w:hAnsi="Times New Roman" w:cs="Times New Roman"/>
        </w:rPr>
      </w:pPr>
      <w:r w:rsidRPr="00013E36">
        <w:rPr>
          <w:rStyle w:val="Strong"/>
          <w:rFonts w:ascii="Times New Roman" w:hAnsi="Times New Roman" w:cs="Times New Roman"/>
          <w:color w:val="292B2C"/>
          <w:shd w:val="clear" w:color="auto" w:fill="FFFFFF"/>
        </w:rPr>
        <w:t>Hosting:</w:t>
      </w:r>
      <w:r w:rsidRPr="00013E36">
        <w:rPr>
          <w:rFonts w:ascii="Times New Roman" w:hAnsi="Times New Roman" w:cs="Times New Roman"/>
          <w:color w:val="292B2C"/>
          <w:shd w:val="clear" w:color="auto" w:fill="FFFFFF"/>
        </w:rPr>
        <w:t xml:space="preserve"> Do các yếu tố được đề cập bên trên nên nó </w:t>
      </w:r>
      <w:r w:rsidR="00DC26BD">
        <w:rPr>
          <w:rFonts w:ascii="Times New Roman" w:hAnsi="Times New Roman" w:cs="Times New Roman"/>
          <w:color w:val="292B2C"/>
          <w:shd w:val="clear" w:color="auto" w:fill="FFFFFF"/>
        </w:rPr>
        <w:t xml:space="preserve"> </w:t>
      </w:r>
    </w:p>
    <w:p w:rsidR="00013E36" w:rsidRPr="00013E36" w:rsidRDefault="00013E36" w:rsidP="00A54CE7">
      <w:pPr>
        <w:pStyle w:val="Heading2"/>
        <w:shd w:val="clear" w:color="auto" w:fill="FFFFFF"/>
        <w:spacing w:before="0" w:line="360" w:lineRule="auto"/>
        <w:rPr>
          <w:rFonts w:ascii="Times New Roman" w:hAnsi="Times New Roman" w:cs="Times New Roman"/>
          <w:color w:val="FF0000"/>
          <w:sz w:val="24"/>
          <w:szCs w:val="22"/>
        </w:rPr>
      </w:pPr>
      <w:r w:rsidRPr="00013E36">
        <w:rPr>
          <w:rFonts w:ascii="Times New Roman" w:hAnsi="Times New Roman" w:cs="Times New Roman"/>
          <w:color w:val="FF0000"/>
          <w:sz w:val="24"/>
          <w:szCs w:val="22"/>
        </w:rPr>
        <w:lastRenderedPageBreak/>
        <w:t>Khi nào nên sử dụng PostgreSQL</w:t>
      </w:r>
    </w:p>
    <w:p w:rsidR="00013E36" w:rsidRPr="00013E36" w:rsidRDefault="00013E36" w:rsidP="00A54CE7">
      <w:pPr>
        <w:numPr>
          <w:ilvl w:val="0"/>
          <w:numId w:val="10"/>
        </w:numPr>
        <w:shd w:val="clear" w:color="auto" w:fill="FFFFFF"/>
        <w:spacing w:after="0" w:line="360" w:lineRule="auto"/>
        <w:rPr>
          <w:rFonts w:ascii="Times New Roman" w:hAnsi="Times New Roman" w:cs="Times New Roman"/>
          <w:color w:val="292B2C"/>
        </w:rPr>
      </w:pPr>
      <w:r w:rsidRPr="00013E36">
        <w:rPr>
          <w:rStyle w:val="Strong"/>
          <w:rFonts w:ascii="Times New Roman" w:hAnsi="Times New Roman" w:cs="Times New Roman"/>
          <w:color w:val="292B2C"/>
        </w:rPr>
        <w:t>Toàn vẹn dữ liệu:</w:t>
      </w:r>
      <w:r w:rsidRPr="00013E36">
        <w:rPr>
          <w:rFonts w:ascii="Times New Roman" w:hAnsi="Times New Roman" w:cs="Times New Roman"/>
          <w:color w:val="292B2C"/>
        </w:rPr>
        <w:t> Khi độ tin cậy và tính toàn vẹn dữ liệu là tuyệt đối cần thiết thì PostgreSQL là lựa chọn tốt hơn hết.</w:t>
      </w:r>
    </w:p>
    <w:p w:rsidR="00013E36" w:rsidRPr="00013E36" w:rsidRDefault="00013E36" w:rsidP="00A54CE7">
      <w:pPr>
        <w:numPr>
          <w:ilvl w:val="0"/>
          <w:numId w:val="10"/>
        </w:numPr>
        <w:shd w:val="clear" w:color="auto" w:fill="FFFFFF"/>
        <w:spacing w:after="0" w:line="360" w:lineRule="auto"/>
        <w:rPr>
          <w:rFonts w:ascii="Times New Roman" w:hAnsi="Times New Roman" w:cs="Times New Roman"/>
          <w:color w:val="292B2C"/>
        </w:rPr>
      </w:pPr>
      <w:r w:rsidRPr="00013E36">
        <w:rPr>
          <w:rStyle w:val="Strong"/>
          <w:rFonts w:ascii="Times New Roman" w:hAnsi="Times New Roman" w:cs="Times New Roman"/>
          <w:color w:val="292B2C"/>
        </w:rPr>
        <w:t>Thủ tục phức tạp và khả năng tùy chỉnh cao:</w:t>
      </w:r>
      <w:r w:rsidRPr="00013E36">
        <w:rPr>
          <w:rFonts w:ascii="Times New Roman" w:hAnsi="Times New Roman" w:cs="Times New Roman"/>
          <w:color w:val="292B2C"/>
        </w:rPr>
        <w:t> Nếu bạn cần cơ sở dữ liệu cảu bạn thực hiện các thủ tục có khả năng tùy chỉnh thì PostgreSQL hỗ trợ rất tốt cho việc đó.</w:t>
      </w:r>
    </w:p>
    <w:p w:rsidR="00013E36" w:rsidRPr="00013E36" w:rsidRDefault="00013E36" w:rsidP="00A54CE7">
      <w:pPr>
        <w:numPr>
          <w:ilvl w:val="0"/>
          <w:numId w:val="10"/>
        </w:numPr>
        <w:shd w:val="clear" w:color="auto" w:fill="FFFFFF"/>
        <w:spacing w:after="0" w:line="360" w:lineRule="auto"/>
        <w:rPr>
          <w:rFonts w:ascii="Times New Roman" w:hAnsi="Times New Roman" w:cs="Times New Roman"/>
          <w:color w:val="292B2C"/>
        </w:rPr>
      </w:pPr>
      <w:r w:rsidRPr="00013E36">
        <w:rPr>
          <w:rStyle w:val="Strong"/>
          <w:rFonts w:ascii="Times New Roman" w:hAnsi="Times New Roman" w:cs="Times New Roman"/>
          <w:color w:val="292B2C"/>
        </w:rPr>
        <w:t>Sự đồng bộ:</w:t>
      </w:r>
      <w:r w:rsidRPr="00013E36">
        <w:rPr>
          <w:rFonts w:ascii="Times New Roman" w:hAnsi="Times New Roman" w:cs="Times New Roman"/>
          <w:color w:val="292B2C"/>
        </w:rPr>
        <w:t> Trong tương lai, nếu có phải chuyển từ hệ quản trị cơ sở dữ liệu quan hệ này sang một hệ quản trị cơ sở dữ liệu khác nhứ Oracle thì PostgreSQl cho việc chuyển đổi trong tương lại đó.</w:t>
      </w:r>
    </w:p>
    <w:p w:rsidR="00013E36" w:rsidRDefault="00013E36" w:rsidP="00A54CE7">
      <w:pPr>
        <w:numPr>
          <w:ilvl w:val="0"/>
          <w:numId w:val="10"/>
        </w:numPr>
        <w:shd w:val="clear" w:color="auto" w:fill="FFFFFF"/>
        <w:spacing w:after="0" w:line="360" w:lineRule="auto"/>
        <w:rPr>
          <w:rFonts w:ascii="Times New Roman" w:hAnsi="Times New Roman" w:cs="Times New Roman"/>
          <w:color w:val="292B2C"/>
        </w:rPr>
      </w:pPr>
      <w:r w:rsidRPr="00013E36">
        <w:rPr>
          <w:rStyle w:val="Strong"/>
          <w:rFonts w:ascii="Times New Roman" w:hAnsi="Times New Roman" w:cs="Times New Roman"/>
          <w:color w:val="292B2C"/>
        </w:rPr>
        <w:t>Thiết kế phức tạp:</w:t>
      </w:r>
      <w:r w:rsidRPr="00013E36">
        <w:rPr>
          <w:rFonts w:ascii="Times New Roman" w:hAnsi="Times New Roman" w:cs="Times New Roman"/>
          <w:color w:val="292B2C"/>
        </w:rPr>
        <w:t> So với sự thực hiện của các hệ quản trị cơ sở dữ liệu quan hệ mã nguồn mở miễn phí khác mà với thiết cơ sở dữ liệu phưc tạp thì PostgreSQL cung cấp cho chúng ta những giải pháp tối ưu.</w:t>
      </w:r>
    </w:p>
    <w:p w:rsidR="00846983" w:rsidRPr="00846983" w:rsidRDefault="00846983" w:rsidP="00A54CE7">
      <w:pPr>
        <w:pStyle w:val="Heading2"/>
        <w:pBdr>
          <w:bottom w:val="single" w:sz="6" w:space="6" w:color="EEEEEE"/>
        </w:pBdr>
        <w:shd w:val="clear" w:color="auto" w:fill="FFFFFF"/>
        <w:spacing w:before="0" w:line="360" w:lineRule="auto"/>
        <w:rPr>
          <w:rFonts w:ascii="Times New Roman" w:hAnsi="Times New Roman" w:cs="Times New Roman"/>
          <w:b w:val="0"/>
          <w:bCs w:val="0"/>
          <w:color w:val="333333"/>
          <w:sz w:val="22"/>
          <w:szCs w:val="22"/>
        </w:rPr>
      </w:pPr>
      <w:r w:rsidRPr="00846983">
        <w:rPr>
          <w:rFonts w:ascii="Times New Roman" w:hAnsi="Times New Roman" w:cs="Times New Roman"/>
          <w:b w:val="0"/>
          <w:bCs w:val="0"/>
          <w:color w:val="333333"/>
          <w:sz w:val="22"/>
          <w:szCs w:val="22"/>
        </w:rPr>
        <w:t>Đối tượng sử dụng PostgreSQL</w:t>
      </w:r>
    </w:p>
    <w:p w:rsidR="00846983" w:rsidRPr="00846983" w:rsidRDefault="00846983" w:rsidP="00A54CE7">
      <w:pPr>
        <w:pStyle w:val="NormalWeb"/>
        <w:shd w:val="clear" w:color="auto" w:fill="FFFFFF"/>
        <w:spacing w:before="0" w:beforeAutospacing="0" w:after="0" w:afterAutospacing="0" w:line="360" w:lineRule="auto"/>
        <w:rPr>
          <w:color w:val="333333"/>
          <w:sz w:val="22"/>
          <w:szCs w:val="22"/>
        </w:rPr>
      </w:pPr>
      <w:r w:rsidRPr="00846983">
        <w:rPr>
          <w:color w:val="333333"/>
          <w:sz w:val="22"/>
          <w:szCs w:val="22"/>
        </w:rPr>
        <w:t>Trên thị trường, có nhiều công ty đã xây dựng và cung cấp các sản phẩm, giải pháp sử dụng </w:t>
      </w:r>
      <w:r w:rsidRPr="00846983">
        <w:rPr>
          <w:rStyle w:val="Strong"/>
          <w:color w:val="333333"/>
          <w:sz w:val="22"/>
          <w:szCs w:val="22"/>
        </w:rPr>
        <w:t>PostgreSQL</w:t>
      </w:r>
      <w:r w:rsidRPr="00846983">
        <w:rPr>
          <w:color w:val="333333"/>
          <w:sz w:val="22"/>
          <w:szCs w:val="22"/>
        </w:rPr>
        <w:t>. Một số công ty nổi bật trong số đó là Apple, Fujitsu, Red Hat, Cisco, Juniper Network, v.v.</w:t>
      </w:r>
    </w:p>
    <w:p w:rsidR="00086CDD" w:rsidRPr="00086CDD" w:rsidRDefault="00086CDD" w:rsidP="00A54CE7">
      <w:pPr>
        <w:pStyle w:val="Heading2"/>
        <w:shd w:val="clear" w:color="auto" w:fill="FFFFFF"/>
        <w:spacing w:before="0" w:line="360" w:lineRule="auto"/>
        <w:jc w:val="center"/>
        <w:rPr>
          <w:rFonts w:ascii="Arial" w:hAnsi="Arial" w:cs="Arial"/>
          <w:color w:val="auto"/>
          <w:spacing w:val="-1"/>
        </w:rPr>
      </w:pPr>
      <w:r w:rsidRPr="00086CDD">
        <w:rPr>
          <w:rFonts w:ascii="Arial" w:hAnsi="Arial" w:cs="Arial"/>
          <w:color w:val="auto"/>
          <w:spacing w:val="-1"/>
        </w:rPr>
        <w:t xml:space="preserve">SO SÁNH </w:t>
      </w:r>
    </w:p>
    <w:p w:rsidR="00086CDD" w:rsidRPr="00086CDD" w:rsidRDefault="00086CDD" w:rsidP="00A54CE7">
      <w:pPr>
        <w:pStyle w:val="Heading2"/>
        <w:shd w:val="clear" w:color="auto" w:fill="FFFFFF"/>
        <w:spacing w:before="0" w:line="360" w:lineRule="auto"/>
        <w:rPr>
          <w:rFonts w:ascii="Times New Roman" w:hAnsi="Times New Roman" w:cs="Times New Roman"/>
          <w:color w:val="FF0000"/>
          <w:spacing w:val="-1"/>
          <w:sz w:val="22"/>
          <w:szCs w:val="22"/>
        </w:rPr>
      </w:pPr>
      <w:r w:rsidRPr="00086CDD">
        <w:rPr>
          <w:rFonts w:ascii="Times New Roman" w:hAnsi="Times New Roman" w:cs="Times New Roman"/>
          <w:color w:val="FF0000"/>
          <w:spacing w:val="-1"/>
          <w:sz w:val="22"/>
          <w:szCs w:val="22"/>
        </w:rPr>
        <w:t>Mô hình dữ liệu</w:t>
      </w:r>
    </w:p>
    <w:p w:rsidR="00086CDD" w:rsidRPr="00086CDD" w:rsidRDefault="00086CDD" w:rsidP="00A54CE7">
      <w:pPr>
        <w:pStyle w:val="NormalWeb"/>
        <w:shd w:val="clear" w:color="auto" w:fill="FFFFFF"/>
        <w:spacing w:before="0" w:beforeAutospacing="0" w:after="0" w:afterAutospacing="0" w:line="360" w:lineRule="auto"/>
        <w:rPr>
          <w:color w:val="464646"/>
          <w:spacing w:val="-1"/>
          <w:sz w:val="22"/>
          <w:szCs w:val="22"/>
        </w:rPr>
      </w:pPr>
      <w:r w:rsidRPr="00086CDD">
        <w:rPr>
          <w:color w:val="464646"/>
          <w:spacing w:val="-1"/>
          <w:sz w:val="22"/>
          <w:szCs w:val="22"/>
        </w:rPr>
        <w:t>PostgreSQL không chỉ là cơ sở dữ liệu quan hệ, nó là quan hệ hướng đối tượng. Điều này cung cấp cho nó một vài lợi thế so với các cơ sở dữ liệu SQL mã nguồn mở khác như MySQL, MariaDB và Firebird.</w:t>
      </w:r>
    </w:p>
    <w:p w:rsidR="00086CDD" w:rsidRPr="00086CDD" w:rsidRDefault="00086CDD" w:rsidP="00A54CE7">
      <w:pPr>
        <w:pStyle w:val="NormalWeb"/>
        <w:shd w:val="clear" w:color="auto" w:fill="FFFFFF"/>
        <w:spacing w:before="0" w:beforeAutospacing="0" w:after="0" w:afterAutospacing="0" w:line="360" w:lineRule="auto"/>
        <w:rPr>
          <w:color w:val="464646"/>
          <w:spacing w:val="-1"/>
          <w:sz w:val="22"/>
          <w:szCs w:val="22"/>
        </w:rPr>
      </w:pPr>
      <w:r w:rsidRPr="00086CDD">
        <w:rPr>
          <w:color w:val="464646"/>
          <w:spacing w:val="-1"/>
          <w:sz w:val="22"/>
          <w:szCs w:val="22"/>
        </w:rPr>
        <w:t>Một đặc điểm cơ bản của cơ sở dữ liệu quan hệ hướng đối tượng là hỗ trợ các đối tượng người dùng tự định nghĩa và các hành vi của chúng bao gồm các kiểu dữ liệu, các hàm, các thao tác, các tên miền và các chỉ mục. Điều này làm cho PostgreSQL cực kỳ mạnh và linh hoạt. Trong những cái khác, các cấu trúc dữ liệu phức tạp có thể được tạo ra, lưu trữ, và truy xuất.</w:t>
      </w:r>
    </w:p>
    <w:p w:rsidR="00086CDD" w:rsidRPr="00086CDD" w:rsidRDefault="00086CDD" w:rsidP="00A54CE7">
      <w:pPr>
        <w:pStyle w:val="Heading2"/>
        <w:shd w:val="clear" w:color="auto" w:fill="FFFFFF"/>
        <w:spacing w:before="0" w:line="360" w:lineRule="auto"/>
        <w:rPr>
          <w:rFonts w:ascii="Times New Roman" w:hAnsi="Times New Roman" w:cs="Times New Roman"/>
          <w:color w:val="FF0000"/>
          <w:spacing w:val="-1"/>
          <w:sz w:val="22"/>
          <w:szCs w:val="22"/>
        </w:rPr>
      </w:pPr>
      <w:r w:rsidRPr="00086CDD">
        <w:rPr>
          <w:rFonts w:ascii="Times New Roman" w:hAnsi="Times New Roman" w:cs="Times New Roman"/>
          <w:color w:val="FF0000"/>
          <w:spacing w:val="-1"/>
          <w:sz w:val="22"/>
          <w:szCs w:val="22"/>
        </w:rPr>
        <w:t>Các kiểu dữ liệu và cấu trúc</w:t>
      </w:r>
    </w:p>
    <w:p w:rsidR="00086CDD" w:rsidRPr="00086CDD" w:rsidRDefault="00086CDD" w:rsidP="00A54CE7">
      <w:pPr>
        <w:pStyle w:val="NormalWeb"/>
        <w:shd w:val="clear" w:color="auto" w:fill="FFFFFF"/>
        <w:spacing w:before="0" w:beforeAutospacing="0" w:after="0" w:afterAutospacing="0" w:line="360" w:lineRule="auto"/>
        <w:rPr>
          <w:color w:val="464646"/>
          <w:spacing w:val="-1"/>
          <w:sz w:val="22"/>
          <w:szCs w:val="22"/>
        </w:rPr>
      </w:pPr>
      <w:r w:rsidRPr="00086CDD">
        <w:rPr>
          <w:color w:val="464646"/>
          <w:spacing w:val="-1"/>
          <w:sz w:val="22"/>
          <w:szCs w:val="22"/>
        </w:rPr>
        <w:t xml:space="preserve">Có một danh sách các kiểu dữ liệu PostgreSQL hỗ trợ. Bên cạnh kiểu số, floating-point, chuỗi, boolean, và các kiểu dữ liệu mà bạn mong muốn (và nhiều tùy chọn khác), </w:t>
      </w:r>
      <w:r w:rsidRPr="00173ADC">
        <w:rPr>
          <w:color w:val="FF0000"/>
          <w:spacing w:val="-1"/>
          <w:sz w:val="22"/>
          <w:szCs w:val="22"/>
        </w:rPr>
        <w:t>PostgreSQL tự hào với uuid, tiền tệ, liệt kê (enumerated), hình học (geometric), nhị phân (binary), địa chỉ mạng, chuỗi bit, tìm kiếm văn bản, xml, json, mảng, hỗn hợp, và các loại khoảng (</w:t>
      </w:r>
      <w:r w:rsidRPr="00086CDD">
        <w:rPr>
          <w:color w:val="464646"/>
          <w:spacing w:val="-1"/>
          <w:sz w:val="22"/>
          <w:szCs w:val="22"/>
        </w:rPr>
        <w:t xml:space="preserve">range types), cũng như một vài kiểu </w:t>
      </w:r>
      <w:r w:rsidRPr="00173ADC">
        <w:rPr>
          <w:b/>
          <w:color w:val="0070C0"/>
          <w:spacing w:val="-1"/>
          <w:sz w:val="22"/>
          <w:szCs w:val="22"/>
        </w:rPr>
        <w:t>internal cho nhận biết đối tượng và vị trí đăng nhập</w:t>
      </w:r>
      <w:r w:rsidRPr="00086CDD">
        <w:rPr>
          <w:color w:val="464646"/>
          <w:spacing w:val="-1"/>
          <w:sz w:val="22"/>
          <w:szCs w:val="22"/>
        </w:rPr>
        <w:t xml:space="preserve">. Để công bằng, MySQL, MariaDB và Firebird mỗi cái có một vài loại ở mức độ khác nhau, nhưng </w:t>
      </w:r>
      <w:r w:rsidRPr="00173ADC">
        <w:rPr>
          <w:color w:val="FF0000"/>
          <w:spacing w:val="-1"/>
          <w:sz w:val="22"/>
          <w:szCs w:val="22"/>
        </w:rPr>
        <w:t>PostgreSQL hỗ trợ tất cả</w:t>
      </w:r>
      <w:r w:rsidRPr="00086CDD">
        <w:rPr>
          <w:color w:val="464646"/>
          <w:spacing w:val="-1"/>
          <w:sz w:val="22"/>
          <w:szCs w:val="22"/>
        </w:rPr>
        <w:t>.</w:t>
      </w:r>
    </w:p>
    <w:p w:rsidR="00086CDD" w:rsidRPr="00086CDD" w:rsidRDefault="00086CDD" w:rsidP="00A54CE7">
      <w:pPr>
        <w:shd w:val="clear" w:color="auto" w:fill="FFFFFF"/>
        <w:spacing w:after="0" w:line="360" w:lineRule="auto"/>
        <w:rPr>
          <w:rFonts w:ascii="Times New Roman" w:eastAsia="Times New Roman" w:hAnsi="Times New Roman" w:cs="Times New Roman"/>
          <w:spacing w:val="-1"/>
        </w:rPr>
      </w:pPr>
      <w:r w:rsidRPr="00086CDD">
        <w:rPr>
          <w:rFonts w:ascii="Times New Roman" w:eastAsia="Times New Roman" w:hAnsi="Times New Roman" w:cs="Times New Roman"/>
          <w:b/>
          <w:bCs/>
          <w:spacing w:val="-1"/>
        </w:rPr>
        <w:t>Địa chỉ mạng</w:t>
      </w:r>
    </w:p>
    <w:p w:rsidR="00086CDD" w:rsidRPr="00086CDD" w:rsidRDefault="00086CDD" w:rsidP="00A54CE7">
      <w:pPr>
        <w:shd w:val="clear" w:color="auto" w:fill="FFFFFF"/>
        <w:spacing w:after="0" w:line="360" w:lineRule="auto"/>
        <w:rPr>
          <w:rFonts w:ascii="Times New Roman" w:eastAsia="Times New Roman" w:hAnsi="Times New Roman" w:cs="Times New Roman"/>
          <w:color w:val="464646"/>
          <w:spacing w:val="-1"/>
        </w:rPr>
      </w:pPr>
      <w:r w:rsidRPr="00173ADC">
        <w:rPr>
          <w:rFonts w:ascii="Times New Roman" w:eastAsia="Times New Roman" w:hAnsi="Times New Roman" w:cs="Times New Roman"/>
          <w:color w:val="FF0000"/>
          <w:spacing w:val="-1"/>
        </w:rPr>
        <w:t>PostgreSQL cung cấp nhiều kiểu dữ liệu dành cho việc lưu trữ địa chỉ mạng</w:t>
      </w:r>
      <w:r w:rsidRPr="00086CDD">
        <w:rPr>
          <w:rFonts w:ascii="Times New Roman" w:eastAsia="Times New Roman" w:hAnsi="Times New Roman" w:cs="Times New Roman"/>
          <w:color w:val="464646"/>
          <w:spacing w:val="-1"/>
        </w:rPr>
        <w:t>. Kiểu dữ liệu </w:t>
      </w:r>
      <w:r w:rsidRPr="00086CDD">
        <w:rPr>
          <w:rFonts w:ascii="Times New Roman" w:eastAsia="Times New Roman" w:hAnsi="Times New Roman" w:cs="Times New Roman"/>
          <w:b/>
          <w:bCs/>
          <w:color w:val="464646"/>
          <w:spacing w:val="-1"/>
        </w:rPr>
        <w:t>CIDR</w:t>
      </w:r>
      <w:r w:rsidRPr="00086CDD">
        <w:rPr>
          <w:rFonts w:ascii="Times New Roman" w:eastAsia="Times New Roman" w:hAnsi="Times New Roman" w:cs="Times New Roman"/>
          <w:color w:val="464646"/>
          <w:spacing w:val="-1"/>
        </w:rPr>
        <w:t> (Classless Internet Domain Routing) theo quy ước cho địa chỉ mạng IPv4 và IPv6. Một vài ví dụ cho CIDR:</w:t>
      </w:r>
    </w:p>
    <w:p w:rsidR="00086CDD" w:rsidRPr="00086CDD" w:rsidRDefault="00086CDD" w:rsidP="00A54CE7">
      <w:pPr>
        <w:numPr>
          <w:ilvl w:val="0"/>
          <w:numId w:val="5"/>
        </w:numPr>
        <w:shd w:val="clear" w:color="auto" w:fill="FFFFFF"/>
        <w:spacing w:after="0" w:line="360" w:lineRule="auto"/>
        <w:rPr>
          <w:rFonts w:ascii="Times New Roman" w:eastAsia="Times New Roman" w:hAnsi="Times New Roman" w:cs="Times New Roman"/>
          <w:color w:val="464646"/>
          <w:spacing w:val="-1"/>
        </w:rPr>
      </w:pPr>
      <w:r w:rsidRPr="00086CDD">
        <w:rPr>
          <w:rFonts w:ascii="Times New Roman" w:eastAsia="Times New Roman" w:hAnsi="Times New Roman" w:cs="Times New Roman"/>
          <w:color w:val="464646"/>
          <w:spacing w:val="-1"/>
        </w:rPr>
        <w:t>92.168.100.128/25</w:t>
      </w:r>
    </w:p>
    <w:p w:rsidR="00086CDD" w:rsidRPr="00086CDD" w:rsidRDefault="00086CDD" w:rsidP="00A54CE7">
      <w:pPr>
        <w:shd w:val="clear" w:color="auto" w:fill="FFFFFF"/>
        <w:spacing w:after="0" w:line="360" w:lineRule="auto"/>
        <w:rPr>
          <w:rFonts w:ascii="Times New Roman" w:eastAsia="Times New Roman" w:hAnsi="Times New Roman" w:cs="Times New Roman"/>
          <w:spacing w:val="-1"/>
        </w:rPr>
      </w:pPr>
      <w:r w:rsidRPr="00086CDD">
        <w:rPr>
          <w:rFonts w:ascii="Times New Roman" w:eastAsia="Times New Roman" w:hAnsi="Times New Roman" w:cs="Times New Roman"/>
          <w:b/>
          <w:bCs/>
          <w:spacing w:val="-1"/>
        </w:rPr>
        <w:t>Mảng nhiều chiều</w:t>
      </w:r>
    </w:p>
    <w:p w:rsidR="00086CDD" w:rsidRPr="00086CDD" w:rsidRDefault="00086CDD" w:rsidP="00A54CE7">
      <w:pPr>
        <w:shd w:val="clear" w:color="auto" w:fill="FFFFFF"/>
        <w:spacing w:after="0" w:line="360" w:lineRule="auto"/>
        <w:rPr>
          <w:rFonts w:ascii="Times New Roman" w:eastAsia="Times New Roman" w:hAnsi="Times New Roman" w:cs="Times New Roman"/>
          <w:color w:val="464646"/>
          <w:spacing w:val="-1"/>
        </w:rPr>
      </w:pPr>
      <w:r w:rsidRPr="00086CDD">
        <w:rPr>
          <w:rFonts w:ascii="Times New Roman" w:eastAsia="Times New Roman" w:hAnsi="Times New Roman" w:cs="Times New Roman"/>
          <w:color w:val="464646"/>
          <w:spacing w:val="-1"/>
        </w:rPr>
        <w:lastRenderedPageBreak/>
        <w:t xml:space="preserve">Bởi </w:t>
      </w:r>
      <w:r w:rsidRPr="00173ADC">
        <w:rPr>
          <w:rFonts w:ascii="Times New Roman" w:eastAsia="Times New Roman" w:hAnsi="Times New Roman" w:cs="Times New Roman"/>
          <w:color w:val="FF0000"/>
          <w:spacing w:val="-1"/>
        </w:rPr>
        <w:t>vì PostgreSQL là một cơ sở dữ liệu quan hệ hướng đối tượng</w:t>
      </w:r>
      <w:r w:rsidRPr="00086CDD">
        <w:rPr>
          <w:rFonts w:ascii="Times New Roman" w:eastAsia="Times New Roman" w:hAnsi="Times New Roman" w:cs="Times New Roman"/>
          <w:color w:val="464646"/>
          <w:spacing w:val="-1"/>
        </w:rPr>
        <w:t>, mảng các giá trị có thể lưu trữ hầu hết các kiểu dữ liệu có sẵn. Làm điều này bằng cách thêm cặp ngoặc [ ] vào sau kiểu dữ liệu chỉ định cho cột hoặc sử dụng ARRAY. Kích thước của mảng có thể chỉ định cụ thể, nhưng không bắt buộc.</w:t>
      </w:r>
    </w:p>
    <w:p w:rsidR="00086CDD" w:rsidRPr="00086CDD" w:rsidRDefault="00086CDD" w:rsidP="00A54CE7">
      <w:pPr>
        <w:pStyle w:val="NormalWeb"/>
        <w:shd w:val="clear" w:color="auto" w:fill="FFFFFF"/>
        <w:spacing w:before="0" w:beforeAutospacing="0" w:after="0" w:afterAutospacing="0" w:line="360" w:lineRule="auto"/>
        <w:jc w:val="both"/>
        <w:rPr>
          <w:rFonts w:ascii="Arial" w:hAnsi="Arial" w:cs="Arial"/>
          <w:color w:val="FF0000"/>
        </w:rPr>
      </w:pPr>
      <w:r w:rsidRPr="00086CDD">
        <w:rPr>
          <w:rFonts w:ascii="Arial" w:hAnsi="Arial" w:cs="Arial"/>
          <w:color w:val="FF0000"/>
        </w:rPr>
        <w:t> sự khác nhau giữa PostgreSQL và SQL Server</w:t>
      </w:r>
    </w:p>
    <w:p w:rsidR="00086CDD" w:rsidRPr="00086CDD" w:rsidRDefault="00086CDD" w:rsidP="00A54CE7">
      <w:pPr>
        <w:pStyle w:val="Heading2"/>
        <w:shd w:val="clear" w:color="auto" w:fill="FFFFFF"/>
        <w:spacing w:before="0" w:line="360" w:lineRule="auto"/>
        <w:jc w:val="both"/>
        <w:rPr>
          <w:rFonts w:ascii="Times New Roman" w:hAnsi="Times New Roman" w:cs="Times New Roman"/>
          <w:b w:val="0"/>
          <w:bCs w:val="0"/>
          <w:color w:val="333333"/>
          <w:sz w:val="22"/>
          <w:szCs w:val="22"/>
        </w:rPr>
      </w:pPr>
      <w:r w:rsidRPr="00086CDD">
        <w:rPr>
          <w:rStyle w:val="Strong"/>
          <w:rFonts w:ascii="Times New Roman" w:hAnsi="Times New Roman" w:cs="Times New Roman"/>
          <w:b/>
          <w:bCs/>
          <w:color w:val="333333"/>
          <w:sz w:val="22"/>
          <w:szCs w:val="22"/>
        </w:rPr>
        <w:t>1. Mô hình</w:t>
      </w:r>
    </w:p>
    <w:p w:rsidR="00086CDD" w:rsidRPr="00086CDD" w:rsidRDefault="00086CDD" w:rsidP="00A54CE7">
      <w:pPr>
        <w:numPr>
          <w:ilvl w:val="0"/>
          <w:numId w:val="6"/>
        </w:numPr>
        <w:shd w:val="clear" w:color="auto" w:fill="FFFFFF"/>
        <w:spacing w:after="0" w:line="360" w:lineRule="auto"/>
        <w:ind w:left="0"/>
        <w:jc w:val="both"/>
        <w:rPr>
          <w:rFonts w:ascii="Times New Roman" w:hAnsi="Times New Roman" w:cs="Times New Roman"/>
          <w:color w:val="333333"/>
        </w:rPr>
      </w:pPr>
      <w:r w:rsidRPr="00086CDD">
        <w:rPr>
          <w:rFonts w:ascii="Times New Roman" w:hAnsi="Times New Roman" w:cs="Times New Roman"/>
          <w:b/>
          <w:bCs/>
          <w:color w:val="333333"/>
        </w:rPr>
        <w:t>PostgreSQL</w:t>
      </w:r>
      <w:r w:rsidRPr="00086CDD">
        <w:rPr>
          <w:rFonts w:ascii="Times New Roman" w:hAnsi="Times New Roman" w:cs="Times New Roman"/>
          <w:color w:val="333333"/>
        </w:rPr>
        <w:t> : là hệ thống quản lý cơ sở dữ liệu quan hệ mã nguồn mở và miễn phí, được duy trì bởi PostgreSQL Global Development Group và cộng đồng phát triển của nó.</w:t>
      </w:r>
    </w:p>
    <w:p w:rsidR="00086CDD" w:rsidRPr="00086CDD" w:rsidRDefault="00086CDD" w:rsidP="00A54CE7">
      <w:pPr>
        <w:numPr>
          <w:ilvl w:val="0"/>
          <w:numId w:val="6"/>
        </w:numPr>
        <w:shd w:val="clear" w:color="auto" w:fill="FFFFFF"/>
        <w:spacing w:after="0" w:line="360" w:lineRule="auto"/>
        <w:ind w:left="0"/>
        <w:jc w:val="both"/>
        <w:rPr>
          <w:rFonts w:ascii="Times New Roman" w:hAnsi="Times New Roman" w:cs="Times New Roman"/>
          <w:color w:val="333333"/>
        </w:rPr>
      </w:pPr>
      <w:r w:rsidRPr="00086CDD">
        <w:rPr>
          <w:rFonts w:ascii="Times New Roman" w:hAnsi="Times New Roman" w:cs="Times New Roman"/>
          <w:b/>
          <w:bCs/>
          <w:color w:val="333333"/>
        </w:rPr>
        <w:t>SQL Server</w:t>
      </w:r>
      <w:r w:rsidRPr="00086CDD">
        <w:rPr>
          <w:rFonts w:ascii="Times New Roman" w:hAnsi="Times New Roman" w:cs="Times New Roman"/>
          <w:color w:val="333333"/>
        </w:rPr>
        <w:t>: là hệ thống quản lý cơ sở dữ liệu phục vụ cho thương mại, được xây dựng và bảo trì bởi Microsoft.</w:t>
      </w:r>
    </w:p>
    <w:p w:rsidR="00086CDD" w:rsidRPr="00086CDD" w:rsidRDefault="00086CDD" w:rsidP="00A54CE7">
      <w:pPr>
        <w:pStyle w:val="Heading2"/>
        <w:shd w:val="clear" w:color="auto" w:fill="FFFFFF"/>
        <w:spacing w:before="0" w:line="360" w:lineRule="auto"/>
        <w:jc w:val="both"/>
        <w:rPr>
          <w:rFonts w:ascii="Times New Roman" w:hAnsi="Times New Roman" w:cs="Times New Roman"/>
          <w:b w:val="0"/>
          <w:bCs w:val="0"/>
          <w:color w:val="333333"/>
          <w:sz w:val="22"/>
          <w:szCs w:val="22"/>
        </w:rPr>
      </w:pPr>
      <w:r w:rsidRPr="00086CDD">
        <w:rPr>
          <w:rStyle w:val="Strong"/>
          <w:rFonts w:ascii="Times New Roman" w:hAnsi="Times New Roman" w:cs="Times New Roman"/>
          <w:b/>
          <w:bCs/>
          <w:color w:val="333333"/>
          <w:sz w:val="22"/>
          <w:szCs w:val="22"/>
        </w:rPr>
        <w:t>2. Hệ điều hành máy chủ được hỗ trợ</w:t>
      </w:r>
    </w:p>
    <w:p w:rsidR="00086CDD" w:rsidRPr="00086CDD" w:rsidRDefault="00086CDD" w:rsidP="00A54CE7">
      <w:pPr>
        <w:numPr>
          <w:ilvl w:val="0"/>
          <w:numId w:val="7"/>
        </w:numPr>
        <w:shd w:val="clear" w:color="auto" w:fill="FFFFFF"/>
        <w:spacing w:after="0" w:line="360" w:lineRule="auto"/>
        <w:ind w:left="0"/>
        <w:jc w:val="both"/>
        <w:rPr>
          <w:rFonts w:ascii="Times New Roman" w:hAnsi="Times New Roman" w:cs="Times New Roman"/>
          <w:color w:val="333333"/>
        </w:rPr>
      </w:pPr>
      <w:r w:rsidRPr="00086CDD">
        <w:rPr>
          <w:rFonts w:ascii="Times New Roman" w:hAnsi="Times New Roman" w:cs="Times New Roman"/>
          <w:color w:val="333333"/>
        </w:rPr>
        <w:t>PostgreSQL được sử dụng khá phổ biến. Nó có sẵn rộng rãi trên nhiều hệ điều hành: FreeBSD, HP-UX, Linux, NetBSD, OpenBSD, OS X, Solaris, Unix, Windows.</w:t>
      </w:r>
    </w:p>
    <w:p w:rsidR="00086CDD" w:rsidRPr="00086CDD" w:rsidRDefault="00E9783B" w:rsidP="00A54CE7">
      <w:pPr>
        <w:numPr>
          <w:ilvl w:val="0"/>
          <w:numId w:val="7"/>
        </w:numPr>
        <w:shd w:val="clear" w:color="auto" w:fill="FFFFFF"/>
        <w:spacing w:after="0" w:line="360" w:lineRule="auto"/>
        <w:ind w:left="0"/>
        <w:jc w:val="both"/>
        <w:rPr>
          <w:rFonts w:ascii="Times New Roman" w:hAnsi="Times New Roman" w:cs="Times New Roman"/>
          <w:color w:val="333333"/>
        </w:rPr>
      </w:pPr>
      <w:hyperlink r:id="rId32" w:tgtFrame="_blank" w:history="1">
        <w:r w:rsidR="00086CDD" w:rsidRPr="00086CDD">
          <w:rPr>
            <w:rStyle w:val="Hyperlink"/>
            <w:rFonts w:ascii="Times New Roman" w:hAnsi="Times New Roman" w:cs="Times New Roman"/>
          </w:rPr>
          <w:t>SQL Server</w:t>
        </w:r>
      </w:hyperlink>
      <w:r w:rsidR="00086CDD" w:rsidRPr="00086CDD">
        <w:rPr>
          <w:rFonts w:ascii="Times New Roman" w:hAnsi="Times New Roman" w:cs="Times New Roman"/>
          <w:color w:val="333333"/>
        </w:rPr>
        <w:t> được giới hạn trong Windows và gần đây là Linux.</w:t>
      </w:r>
    </w:p>
    <w:p w:rsidR="00086CDD" w:rsidRPr="00086CDD" w:rsidRDefault="00086CDD" w:rsidP="00A54CE7">
      <w:pPr>
        <w:pStyle w:val="Heading2"/>
        <w:shd w:val="clear" w:color="auto" w:fill="FFFFFF"/>
        <w:spacing w:before="0" w:line="360" w:lineRule="auto"/>
        <w:jc w:val="both"/>
        <w:rPr>
          <w:rFonts w:ascii="Times New Roman" w:hAnsi="Times New Roman" w:cs="Times New Roman"/>
          <w:b w:val="0"/>
          <w:bCs w:val="0"/>
          <w:color w:val="333333"/>
          <w:sz w:val="22"/>
          <w:szCs w:val="22"/>
        </w:rPr>
      </w:pPr>
      <w:r w:rsidRPr="00086CDD">
        <w:rPr>
          <w:rStyle w:val="Strong"/>
          <w:rFonts w:ascii="Times New Roman" w:hAnsi="Times New Roman" w:cs="Times New Roman"/>
          <w:b/>
          <w:bCs/>
          <w:color w:val="333333"/>
          <w:sz w:val="22"/>
          <w:szCs w:val="22"/>
        </w:rPr>
        <w:t xml:space="preserve">3. </w:t>
      </w:r>
      <w:r w:rsidRPr="001C4318">
        <w:rPr>
          <w:rStyle w:val="Strong"/>
          <w:rFonts w:ascii="Times New Roman" w:hAnsi="Times New Roman" w:cs="Times New Roman"/>
          <w:b/>
          <w:bCs/>
          <w:color w:val="FF0000"/>
          <w:sz w:val="22"/>
          <w:szCs w:val="22"/>
        </w:rPr>
        <w:t>Thủ tục lưu trữ</w:t>
      </w:r>
    </w:p>
    <w:p w:rsidR="00086CDD" w:rsidRPr="00086CDD" w:rsidRDefault="00086CDD" w:rsidP="00A54CE7">
      <w:pPr>
        <w:numPr>
          <w:ilvl w:val="0"/>
          <w:numId w:val="8"/>
        </w:numPr>
        <w:shd w:val="clear" w:color="auto" w:fill="FFFFFF"/>
        <w:spacing w:after="0" w:line="360" w:lineRule="auto"/>
        <w:ind w:left="0"/>
        <w:jc w:val="both"/>
        <w:rPr>
          <w:rFonts w:ascii="Times New Roman" w:hAnsi="Times New Roman" w:cs="Times New Roman"/>
          <w:color w:val="333333"/>
        </w:rPr>
      </w:pPr>
      <w:r w:rsidRPr="00086CDD">
        <w:rPr>
          <w:rFonts w:ascii="Times New Roman" w:hAnsi="Times New Roman" w:cs="Times New Roman"/>
          <w:color w:val="333333"/>
        </w:rPr>
        <w:t xml:space="preserve">PostgreSQL sử dụng bằng ngôn ngữ độc quyền </w:t>
      </w:r>
      <w:r w:rsidRPr="001C4318">
        <w:rPr>
          <w:rFonts w:ascii="Times New Roman" w:hAnsi="Times New Roman" w:cs="Times New Roman"/>
          <w:b/>
          <w:color w:val="FF0000"/>
        </w:rPr>
        <w:t>PL / pgSQL</w:t>
      </w:r>
      <w:r w:rsidRPr="001C4318">
        <w:rPr>
          <w:rFonts w:ascii="Times New Roman" w:hAnsi="Times New Roman" w:cs="Times New Roman"/>
          <w:color w:val="FF0000"/>
        </w:rPr>
        <w:t xml:space="preserve"> </w:t>
      </w:r>
      <w:r w:rsidRPr="00086CDD">
        <w:rPr>
          <w:rFonts w:ascii="Times New Roman" w:hAnsi="Times New Roman" w:cs="Times New Roman"/>
          <w:color w:val="333333"/>
        </w:rPr>
        <w:t xml:space="preserve">hoặc với các ngôn ngữ phổ biến như Perl, </w:t>
      </w:r>
      <w:r w:rsidRPr="001C4318">
        <w:rPr>
          <w:rFonts w:ascii="Times New Roman" w:hAnsi="Times New Roman" w:cs="Times New Roman"/>
          <w:color w:val="FF0000"/>
        </w:rPr>
        <w:t>Python</w:t>
      </w:r>
      <w:r w:rsidRPr="00086CDD">
        <w:rPr>
          <w:rFonts w:ascii="Times New Roman" w:hAnsi="Times New Roman" w:cs="Times New Roman"/>
          <w:color w:val="333333"/>
        </w:rPr>
        <w:t>, Tcl, v.v.</w:t>
      </w:r>
    </w:p>
    <w:p w:rsidR="00086CDD" w:rsidRPr="00086CDD" w:rsidRDefault="00086CDD" w:rsidP="00A54CE7">
      <w:pPr>
        <w:numPr>
          <w:ilvl w:val="0"/>
          <w:numId w:val="8"/>
        </w:numPr>
        <w:shd w:val="clear" w:color="auto" w:fill="FFFFFF"/>
        <w:spacing w:after="0" w:line="360" w:lineRule="auto"/>
        <w:ind w:left="0"/>
        <w:jc w:val="both"/>
        <w:rPr>
          <w:rFonts w:ascii="Times New Roman" w:hAnsi="Times New Roman" w:cs="Times New Roman"/>
          <w:color w:val="333333"/>
        </w:rPr>
      </w:pPr>
      <w:r w:rsidRPr="00086CDD">
        <w:rPr>
          <w:rFonts w:ascii="Times New Roman" w:hAnsi="Times New Roman" w:cs="Times New Roman"/>
          <w:color w:val="333333"/>
        </w:rPr>
        <w:t>SQL Server sử dụng ngôn ngữ Transact SQL và .NET.</w:t>
      </w:r>
    </w:p>
    <w:p w:rsidR="00F05C37" w:rsidRPr="00F05C37" w:rsidRDefault="00F05C37" w:rsidP="00A54CE7">
      <w:pPr>
        <w:numPr>
          <w:ilvl w:val="0"/>
          <w:numId w:val="8"/>
        </w:numPr>
        <w:shd w:val="clear" w:color="auto" w:fill="FFFFFF"/>
        <w:tabs>
          <w:tab w:val="clear" w:pos="720"/>
        </w:tabs>
        <w:spacing w:after="0" w:line="360" w:lineRule="auto"/>
        <w:ind w:left="0" w:firstLine="0"/>
        <w:textAlignment w:val="baseline"/>
        <w:rPr>
          <w:rFonts w:ascii="Times New Roman" w:eastAsia="Times New Roman" w:hAnsi="Times New Roman" w:cs="Times New Roman"/>
          <w:color w:val="000000"/>
          <w:sz w:val="26"/>
          <w:szCs w:val="26"/>
        </w:rPr>
      </w:pPr>
      <w:r w:rsidRPr="001C4318">
        <w:rPr>
          <w:rFonts w:ascii="Times New Roman" w:eastAsia="Times New Roman" w:hAnsi="Times New Roman" w:cs="Times New Roman"/>
          <w:color w:val="FF0000"/>
          <w:sz w:val="26"/>
          <w:szCs w:val="26"/>
        </w:rPr>
        <w:t>Oracle là phần mềm được cung cấp và hỗ trợ từ hãng Oracle với chi phí khá ca</w:t>
      </w:r>
      <w:r w:rsidRPr="00F05C37">
        <w:rPr>
          <w:rFonts w:ascii="Times New Roman" w:eastAsia="Times New Roman" w:hAnsi="Times New Roman" w:cs="Times New Roman"/>
          <w:color w:val="000000"/>
          <w:sz w:val="26"/>
          <w:szCs w:val="26"/>
        </w:rPr>
        <w:t>o cho các license khi bạn muốn sử dụng nó để quản lý database.</w:t>
      </w:r>
    </w:p>
    <w:p w:rsidR="00F05C37" w:rsidRPr="00F05C37" w:rsidRDefault="00F05C37" w:rsidP="00A54CE7">
      <w:pPr>
        <w:numPr>
          <w:ilvl w:val="0"/>
          <w:numId w:val="8"/>
        </w:numPr>
        <w:shd w:val="clear" w:color="auto" w:fill="FFFFFF"/>
        <w:tabs>
          <w:tab w:val="clear" w:pos="720"/>
        </w:tabs>
        <w:spacing w:after="0" w:line="360" w:lineRule="auto"/>
        <w:ind w:left="0" w:firstLine="0"/>
        <w:textAlignment w:val="baseline"/>
        <w:rPr>
          <w:rFonts w:ascii="Times New Roman" w:eastAsia="Times New Roman" w:hAnsi="Times New Roman" w:cs="Times New Roman"/>
          <w:color w:val="000000"/>
          <w:sz w:val="26"/>
          <w:szCs w:val="26"/>
        </w:rPr>
      </w:pPr>
      <w:r w:rsidRPr="00F05C37">
        <w:rPr>
          <w:rFonts w:ascii="Times New Roman" w:eastAsia="Times New Roman" w:hAnsi="Times New Roman" w:cs="Times New Roman"/>
          <w:color w:val="000000"/>
          <w:sz w:val="26"/>
          <w:szCs w:val="26"/>
        </w:rPr>
        <w:t>PostgreSQL là một DBMS hoàn toàn miễn phí vì nó là một phần mềm mã nguồn mở (open-source software). PostgreSQL hiện đang được hỗ trợ phát triển từ cộng đồng developer rất đông đảo. Không chỉ có thế mạnh về chi phí, vì bản thân nó là "mở" nên bạn có thể tối ưu (customize) DBMS này để phục vụ tốt hơn cho hệ thống.</w:t>
      </w:r>
    </w:p>
    <w:p w:rsidR="00086CDD" w:rsidRPr="00086CDD" w:rsidRDefault="00086CDD" w:rsidP="00A54CE7">
      <w:pPr>
        <w:spacing w:after="0" w:line="360" w:lineRule="auto"/>
        <w:rPr>
          <w:rFonts w:ascii="Times New Roman" w:hAnsi="Times New Roman" w:cs="Times New Roman"/>
        </w:rPr>
      </w:pPr>
    </w:p>
    <w:p w:rsidR="008046AE" w:rsidRPr="008046AE" w:rsidRDefault="008046AE" w:rsidP="00A54CE7">
      <w:pPr>
        <w:spacing w:after="0" w:line="360" w:lineRule="auto"/>
      </w:pPr>
    </w:p>
    <w:p w:rsidR="008046AE" w:rsidRPr="008046AE" w:rsidRDefault="008046AE" w:rsidP="00A54CE7">
      <w:pPr>
        <w:spacing w:after="0" w:line="360" w:lineRule="auto"/>
      </w:pPr>
    </w:p>
    <w:p w:rsidR="008046AE" w:rsidRPr="008046AE" w:rsidRDefault="008046AE" w:rsidP="00A54CE7">
      <w:pPr>
        <w:spacing w:after="0" w:line="360" w:lineRule="auto"/>
      </w:pPr>
    </w:p>
    <w:p w:rsidR="00B87885" w:rsidRDefault="00B87885" w:rsidP="00A54CE7">
      <w:pPr>
        <w:pStyle w:val="Heading2"/>
        <w:shd w:val="clear" w:color="auto" w:fill="FFFFFF"/>
        <w:spacing w:before="0" w:line="360" w:lineRule="auto"/>
        <w:textAlignment w:val="baseline"/>
        <w:rPr>
          <w:rFonts w:ascii="Segoe UI" w:hAnsi="Segoe UI" w:cs="Segoe UI"/>
          <w:b w:val="0"/>
          <w:bCs w:val="0"/>
          <w:color w:val="111111"/>
          <w:sz w:val="45"/>
          <w:szCs w:val="45"/>
        </w:rPr>
      </w:pPr>
      <w:r>
        <w:rPr>
          <w:rFonts w:ascii="Segoe UI" w:hAnsi="Segoe UI" w:cs="Segoe UI"/>
          <w:b w:val="0"/>
          <w:bCs w:val="0"/>
          <w:color w:val="111111"/>
          <w:sz w:val="45"/>
          <w:szCs w:val="45"/>
        </w:rPr>
        <w:t>Định nghĩa cơ bản về Ubuntu</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Style w:val="Strong"/>
          <w:rFonts w:ascii="inherit" w:hAnsi="inherit" w:cs="Segoe UI"/>
          <w:color w:val="333333"/>
          <w:sz w:val="30"/>
          <w:szCs w:val="30"/>
          <w:bdr w:val="none" w:sz="0" w:space="0" w:color="auto" w:frame="1"/>
        </w:rPr>
        <w:t>Ubuntu</w:t>
      </w:r>
      <w:r>
        <w:rPr>
          <w:rFonts w:ascii="Segoe UI" w:hAnsi="Segoe UI" w:cs="Segoe UI"/>
          <w:color w:val="333333"/>
          <w:sz w:val="30"/>
          <w:szCs w:val="30"/>
        </w:rPr>
        <w:t> là một hệ điều hành do </w:t>
      </w:r>
      <w:r>
        <w:rPr>
          <w:rStyle w:val="Strong"/>
          <w:rFonts w:ascii="inherit" w:hAnsi="inherit" w:cs="Segoe UI"/>
          <w:color w:val="333333"/>
          <w:sz w:val="30"/>
          <w:szCs w:val="30"/>
          <w:bdr w:val="none" w:sz="0" w:space="0" w:color="auto" w:frame="1"/>
        </w:rPr>
        <w:t>cộng đồng phát triển</w:t>
      </w:r>
      <w:r>
        <w:rPr>
          <w:rFonts w:ascii="Segoe UI" w:hAnsi="Segoe UI" w:cs="Segoe UI"/>
          <w:color w:val="333333"/>
          <w:sz w:val="30"/>
          <w:szCs w:val="30"/>
        </w:rPr>
        <w:t xml:space="preserve"> và là hệ điều hành tuyệt vời cho các máy tính xách tay, máy tính để bàn và cả máy chủ. Bất kỳ bạn sử dụng nó ở đâu, Ubuntu đều có tất cả các </w:t>
      </w:r>
      <w:r>
        <w:rPr>
          <w:rFonts w:ascii="Segoe UI" w:hAnsi="Segoe UI" w:cs="Segoe UI"/>
          <w:color w:val="333333"/>
          <w:sz w:val="30"/>
          <w:szCs w:val="30"/>
        </w:rPr>
        <w:lastRenderedPageBreak/>
        <w:t>ứng dụng mà bạn luôn cần, từ các ứng dụng soạn thảo văn bản tới thư điện tử, từ phần mềm máy chủ web tới các công cụ lập trình.</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Style w:val="Strong"/>
          <w:rFonts w:ascii="inherit" w:hAnsi="inherit" w:cs="Segoe UI"/>
          <w:color w:val="333333"/>
          <w:sz w:val="30"/>
          <w:szCs w:val="30"/>
          <w:bdr w:val="none" w:sz="0" w:space="0" w:color="auto" w:frame="1"/>
        </w:rPr>
        <w:t>Ubuntu là hệ điều hành</w:t>
      </w:r>
      <w:r>
        <w:rPr>
          <w:rFonts w:ascii="Segoe UI" w:hAnsi="Segoe UI" w:cs="Segoe UI"/>
          <w:color w:val="333333"/>
          <w:sz w:val="30"/>
          <w:szCs w:val="30"/>
        </w:rPr>
        <w:t> được cung cấp </w:t>
      </w:r>
      <w:r>
        <w:rPr>
          <w:rStyle w:val="Strong"/>
          <w:rFonts w:ascii="inherit" w:hAnsi="inherit" w:cs="Segoe UI"/>
          <w:color w:val="333333"/>
          <w:sz w:val="30"/>
          <w:szCs w:val="30"/>
          <w:bdr w:val="none" w:sz="0" w:space="0" w:color="auto" w:frame="1"/>
        </w:rPr>
        <w:t>miễn phí (free of charge)</w:t>
      </w:r>
      <w:r>
        <w:rPr>
          <w:rFonts w:ascii="Segoe UI" w:hAnsi="Segoe UI" w:cs="Segoe UI"/>
          <w:color w:val="333333"/>
          <w:sz w:val="30"/>
          <w:szCs w:val="30"/>
        </w:rPr>
        <w:t>. Bạn không phải trả bất kỳ phí bản quyền nào. Bạn có thể tải nó về, sử dụng và chia sẻ Ubuntu với bạn bè, gia đình, nhà trường hoặc doanh nghiệp của bạn mà không vì bất cứ thứ gì một cách tuyệt đối.</w:t>
      </w:r>
    </w:p>
    <w:p w:rsidR="00B87885" w:rsidRDefault="00B87885" w:rsidP="00A54CE7">
      <w:pPr>
        <w:pStyle w:val="NormalWeb"/>
        <w:shd w:val="clear" w:color="auto" w:fill="FFFFFF"/>
        <w:spacing w:before="0" w:beforeAutospacing="0" w:after="0" w:afterAutospacing="0" w:line="360" w:lineRule="auto"/>
        <w:textAlignment w:val="baseline"/>
        <w:rPr>
          <w:rFonts w:ascii="inherit" w:hAnsi="inherit" w:cs="Segoe UI"/>
          <w:color w:val="232323"/>
          <w:sz w:val="27"/>
          <w:szCs w:val="27"/>
        </w:rPr>
      </w:pPr>
      <w:r>
        <w:rPr>
          <w:rFonts w:ascii="inherit" w:hAnsi="inherit" w:cs="Segoe UI"/>
          <w:color w:val="232323"/>
          <w:sz w:val="27"/>
          <w:szCs w:val="27"/>
        </w:rPr>
        <w:t>Bạn có thể tham khảo và tải Ubuntu mới nhất tại trang chủ: </w:t>
      </w:r>
      <w:hyperlink r:id="rId33" w:history="1">
        <w:r>
          <w:rPr>
            <w:rStyle w:val="Hyperlink"/>
            <w:rFonts w:ascii="inherit" w:hAnsi="inherit" w:cs="Segoe UI"/>
            <w:color w:val="7000F4"/>
            <w:sz w:val="27"/>
            <w:szCs w:val="27"/>
            <w:bdr w:val="none" w:sz="0" w:space="0" w:color="auto" w:frame="1"/>
          </w:rPr>
          <w:t>http://ubuntu.org</w:t>
        </w:r>
      </w:hyperlink>
    </w:p>
    <w:p w:rsidR="00B87885" w:rsidRDefault="00E9783B" w:rsidP="00A54CE7">
      <w:pPr>
        <w:spacing w:after="0" w:line="360" w:lineRule="auto"/>
        <w:rPr>
          <w:rFonts w:ascii="Times New Roman" w:hAnsi="Times New Roman" w:cs="Times New Roman"/>
          <w:sz w:val="24"/>
          <w:szCs w:val="24"/>
        </w:rPr>
      </w:pPr>
      <w:hyperlink r:id="rId34" w:anchor="kcmenu" w:history="1">
        <w:r w:rsidR="00B87885">
          <w:rPr>
            <w:rStyle w:val="Hyperlink"/>
            <w:rFonts w:ascii="Segoe UI" w:hAnsi="Segoe UI" w:cs="Segoe UI"/>
            <w:color w:val="7000F4"/>
            <w:sz w:val="30"/>
            <w:szCs w:val="30"/>
            <w:bdr w:val="none" w:sz="0" w:space="0" w:color="auto" w:frame="1"/>
            <w:shd w:val="clear" w:color="auto" w:fill="FFFFFF"/>
          </w:rPr>
          <w:t>Lên đầu trang ↑</w:t>
        </w:r>
      </w:hyperlink>
    </w:p>
    <w:p w:rsidR="00B87885" w:rsidRDefault="00B87885" w:rsidP="00A54CE7">
      <w:pPr>
        <w:pStyle w:val="Heading2"/>
        <w:shd w:val="clear" w:color="auto" w:fill="FFFFFF"/>
        <w:spacing w:before="0" w:line="360" w:lineRule="auto"/>
        <w:textAlignment w:val="baseline"/>
        <w:rPr>
          <w:rFonts w:ascii="Segoe UI" w:hAnsi="Segoe UI" w:cs="Segoe UI"/>
          <w:b w:val="0"/>
          <w:bCs w:val="0"/>
          <w:color w:val="111111"/>
          <w:sz w:val="45"/>
          <w:szCs w:val="45"/>
        </w:rPr>
      </w:pPr>
      <w:r>
        <w:rPr>
          <w:rFonts w:ascii="Segoe UI" w:hAnsi="Segoe UI" w:cs="Segoe UI"/>
          <w:b w:val="0"/>
          <w:bCs w:val="0"/>
          <w:color w:val="111111"/>
          <w:sz w:val="45"/>
          <w:szCs w:val="45"/>
        </w:rPr>
        <w:t>Hệ điều hành Windows không có an toàn?</w:t>
      </w:r>
    </w:p>
    <w:p w:rsidR="00B87885" w:rsidRPr="001C4318"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FF0000"/>
          <w:sz w:val="30"/>
          <w:szCs w:val="30"/>
        </w:rPr>
      </w:pPr>
      <w:r>
        <w:rPr>
          <w:rFonts w:ascii="Segoe UI" w:hAnsi="Segoe UI" w:cs="Segoe UI"/>
          <w:color w:val="333333"/>
          <w:sz w:val="30"/>
          <w:szCs w:val="30"/>
        </w:rPr>
        <w:t xml:space="preserve">Hiện nay, Windows là hệ điều hành được sử dụng phổ biến ở hầu hết người dùng tại Việt Nam vì Windows được hổ trợ nhiều phần mềm và bạn hoàn toàn có thể dễ dàng tìm được cách bẻ khóa phần mềm để sử dụng miễn phí. </w:t>
      </w:r>
      <w:r w:rsidR="00571C31">
        <w:rPr>
          <w:rFonts w:ascii="Segoe UI" w:hAnsi="Segoe UI" w:cs="Segoe UI"/>
          <w:color w:val="FF0000"/>
          <w:sz w:val="30"/>
          <w:szCs w:val="30"/>
        </w:rPr>
        <w:t xml:space="preserve"> </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Tôi đã từng bị 1 vụ keylog mất đi một vài tài khoản quan trọng mắc dù đã cài phần mềm diệt virus bản quyền. Thời gian đó quả thật là rất khó khăn. Đây là lý do mà tôi muốn thay đổi và </w:t>
      </w:r>
      <w:hyperlink r:id="rId35" w:history="1">
        <w:r>
          <w:rPr>
            <w:rStyle w:val="Hyperlink"/>
            <w:rFonts w:ascii="Segoe UI" w:hAnsi="Segoe UI" w:cs="Segoe UI"/>
            <w:color w:val="7000F4"/>
            <w:sz w:val="30"/>
            <w:szCs w:val="30"/>
            <w:bdr w:val="none" w:sz="0" w:space="0" w:color="auto" w:frame="1"/>
          </w:rPr>
          <w:t>sử dụng Ubuntu</w:t>
        </w:r>
      </w:hyperlink>
      <w:r>
        <w:rPr>
          <w:rFonts w:ascii="Segoe UI" w:hAnsi="Segoe UI" w:cs="Segoe UI"/>
          <w:color w:val="333333"/>
          <w:sz w:val="30"/>
          <w:szCs w:val="30"/>
        </w:rPr>
        <w:t>.</w:t>
      </w:r>
    </w:p>
    <w:p w:rsidR="00B87885" w:rsidRDefault="00B87885" w:rsidP="00A54CE7">
      <w:pPr>
        <w:pStyle w:val="Heading2"/>
        <w:shd w:val="clear" w:color="auto" w:fill="FFFFFF"/>
        <w:spacing w:before="0" w:line="360" w:lineRule="auto"/>
        <w:textAlignment w:val="baseline"/>
        <w:rPr>
          <w:rFonts w:ascii="Segoe UI" w:hAnsi="Segoe UI" w:cs="Segoe UI"/>
          <w:b w:val="0"/>
          <w:bCs w:val="0"/>
          <w:color w:val="111111"/>
          <w:sz w:val="45"/>
          <w:szCs w:val="45"/>
        </w:rPr>
      </w:pPr>
      <w:r>
        <w:rPr>
          <w:rFonts w:ascii="Segoe UI" w:hAnsi="Segoe UI" w:cs="Segoe UI"/>
          <w:b w:val="0"/>
          <w:bCs w:val="0"/>
          <w:color w:val="111111"/>
          <w:sz w:val="45"/>
          <w:szCs w:val="45"/>
        </w:rPr>
        <w:t>Tại sao bạn nên sử dụng hệ điều hành Ubuntu</w:t>
      </w:r>
    </w:p>
    <w:p w:rsidR="00B87885" w:rsidRDefault="00B87885" w:rsidP="00A54CE7">
      <w:pPr>
        <w:pStyle w:val="Heading3"/>
        <w:shd w:val="clear" w:color="auto" w:fill="FFFFFF"/>
        <w:spacing w:before="0" w:beforeAutospacing="0" w:after="0" w:afterAutospacing="0" w:line="360" w:lineRule="auto"/>
        <w:textAlignment w:val="baseline"/>
        <w:rPr>
          <w:rFonts w:ascii="Segoe UI" w:hAnsi="Segoe UI" w:cs="Segoe UI"/>
          <w:b w:val="0"/>
          <w:bCs w:val="0"/>
          <w:color w:val="111111"/>
          <w:sz w:val="39"/>
          <w:szCs w:val="39"/>
        </w:rPr>
      </w:pPr>
      <w:r>
        <w:rPr>
          <w:rFonts w:ascii="Segoe UI" w:hAnsi="Segoe UI" w:cs="Segoe UI"/>
          <w:b w:val="0"/>
          <w:bCs w:val="0"/>
          <w:color w:val="111111"/>
          <w:sz w:val="39"/>
          <w:szCs w:val="39"/>
        </w:rPr>
        <w:t>1. Hoàn toàn miễn phí</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 xml:space="preserve">Ubuntu được cung cấp hoàn toàn miễn phí, bạn có thể vào trang chủ để tải ngay phần mềm về và cài đặt vào máy tính. Bạn có thể </w:t>
      </w:r>
      <w:r>
        <w:rPr>
          <w:rFonts w:ascii="Segoe UI" w:hAnsi="Segoe UI" w:cs="Segoe UI"/>
          <w:color w:val="333333"/>
          <w:sz w:val="30"/>
          <w:szCs w:val="30"/>
        </w:rPr>
        <w:lastRenderedPageBreak/>
        <w:t>chỉnh sửa, sao chép hoặc cải tiến phần mềm dưới phép giấy phép GNU GPL.</w:t>
      </w:r>
    </w:p>
    <w:p w:rsidR="00B87885" w:rsidRDefault="00B87885" w:rsidP="00A54CE7">
      <w:pPr>
        <w:pStyle w:val="Heading3"/>
        <w:shd w:val="clear" w:color="auto" w:fill="FFFFFF"/>
        <w:spacing w:before="0" w:beforeAutospacing="0" w:after="0" w:afterAutospacing="0" w:line="360" w:lineRule="auto"/>
        <w:textAlignment w:val="baseline"/>
        <w:rPr>
          <w:rFonts w:ascii="Segoe UI" w:hAnsi="Segoe UI" w:cs="Segoe UI"/>
          <w:b w:val="0"/>
          <w:bCs w:val="0"/>
          <w:color w:val="111111"/>
          <w:sz w:val="39"/>
          <w:szCs w:val="39"/>
        </w:rPr>
      </w:pPr>
      <w:r>
        <w:rPr>
          <w:rFonts w:ascii="Segoe UI" w:hAnsi="Segoe UI" w:cs="Segoe UI"/>
          <w:b w:val="0"/>
          <w:bCs w:val="0"/>
          <w:color w:val="111111"/>
          <w:sz w:val="39"/>
          <w:szCs w:val="39"/>
        </w:rPr>
        <w:t>2. Sử dụng it tài nguyên phần cứng</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So với Windows thì Ubuntu tỏ ra khá vượt trội trong việc sử dụng ít tài nguyên và tăng hiệu suất hệ thống.</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Trước đây tôi có 1 Laptop chay CPU Intel Core 2 Solo, Ram 2GB. Khi chạy Windows XP, chỉ cần mở Chrome và 2 Tab thì hệ thống có dấu hiệu chậm và “Đơ”. Khi chuyển qua Ubuntu, kết quả tôi đã có thể sử dụng bao nhiêu tab tùy thích. Bên cạnh đó, hiệu suất của máy cũng tăng đáng kể.</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Chính vì thế, nếu bạn đang sở hữu 1 Laptop hoặc PC với cấu hình yếu, có lẽ Ubuntu là giải pháp tốt nhất dành cho bạn.</w:t>
      </w:r>
    </w:p>
    <w:p w:rsidR="00B87885" w:rsidRDefault="00B87885" w:rsidP="00A54CE7">
      <w:pPr>
        <w:pStyle w:val="Heading3"/>
        <w:shd w:val="clear" w:color="auto" w:fill="FFFFFF"/>
        <w:spacing w:before="0" w:beforeAutospacing="0" w:after="0" w:afterAutospacing="0" w:line="360" w:lineRule="auto"/>
        <w:textAlignment w:val="baseline"/>
        <w:rPr>
          <w:rFonts w:ascii="Segoe UI" w:hAnsi="Segoe UI" w:cs="Segoe UI"/>
          <w:b w:val="0"/>
          <w:bCs w:val="0"/>
          <w:color w:val="111111"/>
          <w:sz w:val="39"/>
          <w:szCs w:val="39"/>
        </w:rPr>
      </w:pPr>
      <w:r>
        <w:rPr>
          <w:rFonts w:ascii="Segoe UI" w:hAnsi="Segoe UI" w:cs="Segoe UI"/>
          <w:b w:val="0"/>
          <w:bCs w:val="0"/>
          <w:color w:val="111111"/>
          <w:sz w:val="39"/>
          <w:szCs w:val="39"/>
        </w:rPr>
        <w:t>3. Tính bảo mật cao</w:t>
      </w:r>
    </w:p>
    <w:p w:rsid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r>
        <w:rPr>
          <w:rFonts w:ascii="Segoe UI" w:hAnsi="Segoe UI" w:cs="Segoe UI"/>
          <w:color w:val="333333"/>
          <w:sz w:val="30"/>
          <w:szCs w:val="30"/>
        </w:rPr>
        <w:t>Theo đánh giá của các chuyên gia từ các Website nước ngoài, về cơ chế bảo mật Ubuntu có độ bảo mật cao hơn Window. Và ở Ubuntu, khi có bất cứ lỗ hỏng </w:t>
      </w:r>
      <w:r>
        <w:rPr>
          <w:rStyle w:val="Strong"/>
          <w:rFonts w:ascii="inherit" w:hAnsi="inherit" w:cs="Segoe UI"/>
          <w:color w:val="333333"/>
          <w:sz w:val="30"/>
          <w:szCs w:val="30"/>
          <w:bdr w:val="none" w:sz="0" w:space="0" w:color="auto" w:frame="1"/>
        </w:rPr>
        <w:t>bảo mật</w:t>
      </w:r>
      <w:r>
        <w:rPr>
          <w:rFonts w:ascii="Segoe UI" w:hAnsi="Segoe UI" w:cs="Segoe UI"/>
          <w:color w:val="333333"/>
          <w:sz w:val="30"/>
          <w:szCs w:val="30"/>
        </w:rPr>
        <w:t> nào, trong thời gian rất ngắn bạn có thể cập nhật được ngay các bản vá lỗi bởi Ubuntu có 1 cộng động hổ trợ rộng lớn trên toàn thế giới. Các phiên bản Ubuntu mới và cũ đều được hỗ trợ cập nhập bảo mật ứng dụng trong một thời gian dài.</w:t>
      </w:r>
    </w:p>
    <w:p w:rsidR="00B87885" w:rsidRPr="006120B2" w:rsidRDefault="00B87885" w:rsidP="00A54CE7">
      <w:pPr>
        <w:pStyle w:val="Heading3"/>
        <w:shd w:val="clear" w:color="auto" w:fill="FFFFFF"/>
        <w:spacing w:before="0" w:beforeAutospacing="0" w:after="0" w:afterAutospacing="0" w:line="360" w:lineRule="auto"/>
        <w:textAlignment w:val="baseline"/>
        <w:rPr>
          <w:ins w:id="2" w:author="Unknown"/>
          <w:rFonts w:ascii="Segoe UI" w:hAnsi="Segoe UI" w:cs="Segoe UI"/>
          <w:b w:val="0"/>
          <w:bCs w:val="0"/>
          <w:sz w:val="39"/>
          <w:szCs w:val="39"/>
        </w:rPr>
      </w:pPr>
      <w:ins w:id="3" w:author="Unknown">
        <w:r w:rsidRPr="006120B2">
          <w:rPr>
            <w:rFonts w:ascii="Segoe UI" w:hAnsi="Segoe UI" w:cs="Segoe UI"/>
            <w:b w:val="0"/>
            <w:bCs w:val="0"/>
            <w:sz w:val="39"/>
            <w:szCs w:val="39"/>
          </w:rPr>
          <w:t>4. Khả năng tương thích cao</w:t>
        </w:r>
      </w:ins>
    </w:p>
    <w:p w:rsidR="00B87885" w:rsidRDefault="00B87885" w:rsidP="00A54CE7">
      <w:pPr>
        <w:pStyle w:val="NormalWeb"/>
        <w:shd w:val="clear" w:color="auto" w:fill="FFFFFF"/>
        <w:spacing w:before="0" w:beforeAutospacing="0" w:after="0" w:afterAutospacing="0" w:line="360" w:lineRule="auto"/>
        <w:textAlignment w:val="baseline"/>
        <w:rPr>
          <w:ins w:id="4" w:author="Unknown"/>
          <w:rFonts w:ascii="Segoe UI" w:hAnsi="Segoe UI" w:cs="Segoe UI"/>
          <w:color w:val="333333"/>
          <w:sz w:val="30"/>
          <w:szCs w:val="30"/>
        </w:rPr>
      </w:pPr>
      <w:ins w:id="5" w:author="Unknown">
        <w:r>
          <w:rPr>
            <w:rFonts w:ascii="Segoe UI" w:hAnsi="Segoe UI" w:cs="Segoe UI"/>
            <w:color w:val="333333"/>
            <w:sz w:val="30"/>
            <w:szCs w:val="30"/>
          </w:rPr>
          <w:lastRenderedPageBreak/>
          <w:t>Khi cài đặt Window, vấn đề hàng đầu là phải tìm đầy đủ các</w:t>
        </w:r>
        <w:r>
          <w:rPr>
            <w:rStyle w:val="Strong"/>
            <w:rFonts w:ascii="inherit" w:hAnsi="inherit" w:cs="Segoe UI"/>
            <w:color w:val="333333"/>
            <w:sz w:val="30"/>
            <w:szCs w:val="30"/>
            <w:bdr w:val="none" w:sz="0" w:space="0" w:color="auto" w:frame="1"/>
          </w:rPr>
          <w:t> Drivers</w:t>
        </w:r>
        <w:r>
          <w:rPr>
            <w:rFonts w:ascii="Segoe UI" w:hAnsi="Segoe UI" w:cs="Segoe UI"/>
            <w:color w:val="333333"/>
            <w:sz w:val="30"/>
            <w:szCs w:val="30"/>
          </w:rPr>
          <w:t> để phần cứng có thể hoạt động ổn định. Vấn đề này sẽ không còn khi </w:t>
        </w:r>
        <w:r>
          <w:rPr>
            <w:rStyle w:val="Strong"/>
            <w:rFonts w:ascii="inherit" w:hAnsi="inherit" w:cs="Segoe UI"/>
            <w:color w:val="333333"/>
            <w:sz w:val="30"/>
            <w:szCs w:val="30"/>
            <w:bdr w:val="none" w:sz="0" w:space="0" w:color="auto" w:frame="1"/>
          </w:rPr>
          <w:t>cài đặt Ubuntu</w:t>
        </w:r>
        <w:r>
          <w:rPr>
            <w:rFonts w:ascii="Segoe UI" w:hAnsi="Segoe UI" w:cs="Segoe UI"/>
            <w:color w:val="333333"/>
            <w:sz w:val="30"/>
            <w:szCs w:val="30"/>
          </w:rPr>
          <w:t>, bạn sẽ nhận được hầu như tất cả các Driver trên máy tính. Nếu Driver gặp vấn đề, thông qua các bạn Update thường xuyên bạn sẽ khắc phục được một cách dễ dàng.</w:t>
        </w:r>
      </w:ins>
    </w:p>
    <w:p w:rsidR="00B87885" w:rsidRDefault="00B87885" w:rsidP="00A54CE7">
      <w:pPr>
        <w:pStyle w:val="Heading3"/>
        <w:shd w:val="clear" w:color="auto" w:fill="FFFFFF"/>
        <w:spacing w:before="0" w:beforeAutospacing="0" w:after="0" w:afterAutospacing="0" w:line="360" w:lineRule="auto"/>
        <w:textAlignment w:val="baseline"/>
        <w:rPr>
          <w:ins w:id="6" w:author="Unknown"/>
          <w:rFonts w:ascii="Segoe UI" w:hAnsi="Segoe UI" w:cs="Segoe UI"/>
          <w:b w:val="0"/>
          <w:bCs w:val="0"/>
          <w:color w:val="111111"/>
          <w:sz w:val="39"/>
          <w:szCs w:val="39"/>
        </w:rPr>
      </w:pPr>
      <w:ins w:id="7" w:author="Unknown">
        <w:r>
          <w:rPr>
            <w:rFonts w:ascii="Segoe UI" w:hAnsi="Segoe UI" w:cs="Segoe UI"/>
            <w:b w:val="0"/>
            <w:bCs w:val="0"/>
            <w:color w:val="111111"/>
            <w:sz w:val="39"/>
            <w:szCs w:val="39"/>
          </w:rPr>
          <w:t>5. Kho ứng dụng miễn phí khổng lồ</w:t>
        </w:r>
      </w:ins>
    </w:p>
    <w:p w:rsidR="00B87885" w:rsidRDefault="00B87885" w:rsidP="00A54CE7">
      <w:pPr>
        <w:pStyle w:val="NormalWeb"/>
        <w:shd w:val="clear" w:color="auto" w:fill="FFFFFF"/>
        <w:spacing w:before="0" w:beforeAutospacing="0" w:after="0" w:afterAutospacing="0" w:line="360" w:lineRule="auto"/>
        <w:textAlignment w:val="baseline"/>
        <w:rPr>
          <w:ins w:id="8" w:author="Unknown"/>
          <w:rFonts w:ascii="Segoe UI" w:hAnsi="Segoe UI" w:cs="Segoe UI"/>
          <w:color w:val="333333"/>
          <w:sz w:val="30"/>
          <w:szCs w:val="30"/>
        </w:rPr>
      </w:pPr>
      <w:ins w:id="9" w:author="Unknown">
        <w:r>
          <w:rPr>
            <w:rFonts w:ascii="Segoe UI" w:hAnsi="Segoe UI" w:cs="Segoe UI"/>
            <w:color w:val="333333"/>
            <w:sz w:val="30"/>
            <w:szCs w:val="30"/>
          </w:rPr>
          <w:t>Ubuntu có một </w:t>
        </w:r>
        <w:r>
          <w:rPr>
            <w:rStyle w:val="Strong"/>
            <w:rFonts w:ascii="inherit" w:hAnsi="inherit" w:cs="Segoe UI"/>
            <w:color w:val="333333"/>
            <w:sz w:val="30"/>
            <w:szCs w:val="30"/>
            <w:bdr w:val="none" w:sz="0" w:space="0" w:color="auto" w:frame="1"/>
          </w:rPr>
          <w:t>kho ứng dụng đồ sộ</w:t>
        </w:r>
        <w:r>
          <w:rPr>
            <w:rFonts w:ascii="Segoe UI" w:hAnsi="Segoe UI" w:cs="Segoe UI"/>
            <w:color w:val="333333"/>
            <w:sz w:val="30"/>
            <w:szCs w:val="30"/>
          </w:rPr>
          <w:t> và hầu hết các ứng dụng là </w:t>
        </w:r>
        <w:r>
          <w:rPr>
            <w:rStyle w:val="Strong"/>
            <w:rFonts w:ascii="inherit" w:hAnsi="inherit" w:cs="Segoe UI"/>
            <w:color w:val="333333"/>
            <w:sz w:val="30"/>
            <w:szCs w:val="30"/>
            <w:bdr w:val="none" w:sz="0" w:space="0" w:color="auto" w:frame="1"/>
          </w:rPr>
          <w:t>miễn phí</w:t>
        </w:r>
        <w:r>
          <w:rPr>
            <w:rFonts w:ascii="Segoe UI" w:hAnsi="Segoe UI" w:cs="Segoe UI"/>
            <w:color w:val="333333"/>
            <w:sz w:val="30"/>
            <w:szCs w:val="30"/>
          </w:rPr>
          <w:t>. Bạn sẽ không mất nhiều thời gian để lên các diễn đàn mô tả về phần mềm mình muốn, tất cả được phân chia theo mục đích sử dụng trong ứng dụng </w:t>
        </w:r>
        <w:r>
          <w:rPr>
            <w:rStyle w:val="Strong"/>
            <w:rFonts w:ascii="inherit" w:hAnsi="inherit" w:cs="Segoe UI"/>
            <w:color w:val="333333"/>
            <w:sz w:val="30"/>
            <w:szCs w:val="30"/>
            <w:bdr w:val="none" w:sz="0" w:space="0" w:color="auto" w:frame="1"/>
          </w:rPr>
          <w:t>Ubuntu Software Center</w:t>
        </w:r>
        <w:r>
          <w:rPr>
            <w:rFonts w:ascii="Segoe UI" w:hAnsi="Segoe UI" w:cs="Segoe UI"/>
            <w:color w:val="333333"/>
            <w:sz w:val="30"/>
            <w:szCs w:val="30"/>
          </w:rPr>
          <w:t>. Ngoài ra, bạn hoàn toàn có thể cài đặt tùy chỉnh các phần mềm khác.</w:t>
        </w:r>
      </w:ins>
    </w:p>
    <w:p w:rsidR="00B87885" w:rsidRDefault="00B87885" w:rsidP="00A54CE7">
      <w:pPr>
        <w:pStyle w:val="Heading3"/>
        <w:shd w:val="clear" w:color="auto" w:fill="FFFFFF"/>
        <w:spacing w:before="0" w:beforeAutospacing="0" w:after="0" w:afterAutospacing="0" w:line="360" w:lineRule="auto"/>
        <w:textAlignment w:val="baseline"/>
        <w:rPr>
          <w:ins w:id="10" w:author="Unknown"/>
          <w:rFonts w:ascii="Segoe UI" w:hAnsi="Segoe UI" w:cs="Segoe UI"/>
          <w:b w:val="0"/>
          <w:bCs w:val="0"/>
          <w:color w:val="111111"/>
          <w:sz w:val="39"/>
          <w:szCs w:val="39"/>
        </w:rPr>
      </w:pPr>
      <w:ins w:id="11" w:author="Unknown">
        <w:r>
          <w:rPr>
            <w:rFonts w:ascii="Segoe UI" w:hAnsi="Segoe UI" w:cs="Segoe UI"/>
            <w:b w:val="0"/>
            <w:bCs w:val="0"/>
            <w:color w:val="111111"/>
            <w:sz w:val="39"/>
            <w:szCs w:val="39"/>
          </w:rPr>
          <w:t>6. Chạy được các ứng dụng trên Windows</w:t>
        </w:r>
      </w:ins>
    </w:p>
    <w:p w:rsidR="00B87885" w:rsidRDefault="00B87885" w:rsidP="00A54CE7">
      <w:pPr>
        <w:pStyle w:val="NormalWeb"/>
        <w:shd w:val="clear" w:color="auto" w:fill="FFFFFF"/>
        <w:spacing w:before="0" w:beforeAutospacing="0" w:after="0" w:afterAutospacing="0" w:line="360" w:lineRule="auto"/>
        <w:textAlignment w:val="baseline"/>
        <w:rPr>
          <w:ins w:id="12" w:author="Unknown"/>
          <w:rFonts w:ascii="Segoe UI" w:hAnsi="Segoe UI" w:cs="Segoe UI"/>
          <w:color w:val="333333"/>
          <w:sz w:val="30"/>
          <w:szCs w:val="30"/>
        </w:rPr>
      </w:pPr>
      <w:ins w:id="13" w:author="Unknown">
        <w:r>
          <w:rPr>
            <w:rFonts w:ascii="Segoe UI" w:hAnsi="Segoe UI" w:cs="Segoe UI"/>
            <w:color w:val="333333"/>
            <w:sz w:val="30"/>
            <w:szCs w:val="30"/>
          </w:rPr>
          <w:t>Sử dụng Photoshop trên Ubuntu</w:t>
        </w:r>
      </w:ins>
    </w:p>
    <w:p w:rsidR="00B87885" w:rsidRDefault="00B87885" w:rsidP="00A54CE7">
      <w:pPr>
        <w:pStyle w:val="NormalWeb"/>
        <w:shd w:val="clear" w:color="auto" w:fill="FFFFFF"/>
        <w:spacing w:before="0" w:beforeAutospacing="0" w:after="0" w:afterAutospacing="0" w:line="360" w:lineRule="auto"/>
        <w:textAlignment w:val="baseline"/>
        <w:rPr>
          <w:ins w:id="14" w:author="Unknown"/>
          <w:rFonts w:ascii="Segoe UI" w:hAnsi="Segoe UI" w:cs="Segoe UI"/>
          <w:color w:val="333333"/>
          <w:sz w:val="30"/>
          <w:szCs w:val="30"/>
        </w:rPr>
      </w:pPr>
      <w:ins w:id="15" w:author="Unknown">
        <w:r>
          <w:rPr>
            <w:rFonts w:ascii="Segoe UI" w:hAnsi="Segoe UI" w:cs="Segoe UI"/>
            <w:color w:val="333333"/>
            <w:sz w:val="30"/>
            <w:szCs w:val="30"/>
          </w:rPr>
          <w:t>Với </w:t>
        </w:r>
        <w:r>
          <w:rPr>
            <w:rStyle w:val="Strong"/>
            <w:rFonts w:ascii="inherit" w:hAnsi="inherit" w:cs="Segoe UI"/>
            <w:color w:val="333333"/>
            <w:sz w:val="30"/>
            <w:szCs w:val="30"/>
            <w:bdr w:val="none" w:sz="0" w:space="0" w:color="auto" w:frame="1"/>
          </w:rPr>
          <w:t>Wine và Steam, Ubuntu</w:t>
        </w:r>
        <w:r>
          <w:rPr>
            <w:rFonts w:ascii="Segoe UI" w:hAnsi="Segoe UI" w:cs="Segoe UI"/>
            <w:color w:val="333333"/>
            <w:sz w:val="30"/>
            <w:szCs w:val="30"/>
          </w:rPr>
          <w:t> bạn có thể sử dụng phần mềm hoặc chơi hầu hết các game trên Windows từ hệ điều hành Ubuntu. Tuy có vài hạn chế. Điều này cho thấy khả năng mở rộng của Ubuntu là rất lớn và tương lai không xa, Ubuntu có thể chạy được tất cả những thứ mà Windows có.</w:t>
        </w:r>
      </w:ins>
    </w:p>
    <w:p w:rsidR="00B87885" w:rsidRDefault="00B87885" w:rsidP="00A54CE7">
      <w:pPr>
        <w:pStyle w:val="Heading3"/>
        <w:shd w:val="clear" w:color="auto" w:fill="FFFFFF"/>
        <w:spacing w:before="0" w:beforeAutospacing="0" w:after="0" w:afterAutospacing="0" w:line="360" w:lineRule="auto"/>
        <w:textAlignment w:val="baseline"/>
        <w:rPr>
          <w:ins w:id="16" w:author="Unknown"/>
          <w:rFonts w:ascii="Segoe UI" w:hAnsi="Segoe UI" w:cs="Segoe UI"/>
          <w:b w:val="0"/>
          <w:bCs w:val="0"/>
          <w:color w:val="111111"/>
          <w:sz w:val="39"/>
          <w:szCs w:val="39"/>
        </w:rPr>
      </w:pPr>
      <w:ins w:id="17" w:author="Unknown">
        <w:r>
          <w:rPr>
            <w:rFonts w:ascii="Segoe UI" w:hAnsi="Segoe UI" w:cs="Segoe UI"/>
            <w:b w:val="0"/>
            <w:bCs w:val="0"/>
            <w:color w:val="111111"/>
            <w:sz w:val="39"/>
            <w:szCs w:val="39"/>
          </w:rPr>
          <w:t>7. Cài đặt Ubuntu song song Windows</w:t>
        </w:r>
      </w:ins>
    </w:p>
    <w:p w:rsidR="00B87885" w:rsidRDefault="00B87885" w:rsidP="00A54CE7">
      <w:pPr>
        <w:pStyle w:val="NormalWeb"/>
        <w:shd w:val="clear" w:color="auto" w:fill="FFFFFF"/>
        <w:spacing w:before="0" w:beforeAutospacing="0" w:after="0" w:afterAutospacing="0" w:line="360" w:lineRule="auto"/>
        <w:textAlignment w:val="baseline"/>
        <w:rPr>
          <w:ins w:id="18" w:author="Unknown"/>
          <w:rFonts w:ascii="Segoe UI" w:hAnsi="Segoe UI" w:cs="Segoe UI"/>
          <w:color w:val="333333"/>
          <w:sz w:val="30"/>
          <w:szCs w:val="30"/>
        </w:rPr>
      </w:pPr>
      <w:ins w:id="19" w:author="Unknown">
        <w:r>
          <w:rPr>
            <w:rFonts w:ascii="Segoe UI" w:hAnsi="Segoe UI" w:cs="Segoe UI"/>
            <w:color w:val="333333"/>
            <w:sz w:val="30"/>
            <w:szCs w:val="30"/>
          </w:rPr>
          <w:t>Bạn hoàn toàn có thể </w:t>
        </w:r>
        <w:r>
          <w:rPr>
            <w:rStyle w:val="Strong"/>
            <w:rFonts w:ascii="inherit" w:hAnsi="inherit" w:cs="Segoe UI"/>
            <w:color w:val="333333"/>
            <w:sz w:val="30"/>
            <w:szCs w:val="30"/>
            <w:bdr w:val="none" w:sz="0" w:space="0" w:color="auto" w:frame="1"/>
          </w:rPr>
          <w:t>cài đặt Ubuntu song song với Windows</w:t>
        </w:r>
        <w:r>
          <w:rPr>
            <w:rFonts w:ascii="Segoe UI" w:hAnsi="Segoe UI" w:cs="Segoe UI"/>
            <w:color w:val="333333"/>
            <w:sz w:val="30"/>
            <w:szCs w:val="30"/>
          </w:rPr>
          <w:t xml:space="preserve"> trên cùng một ổ cứng. Bạn có thể chuyển đổi qua lại 2 hệ điều hành này thông qua menu boot. Điều này rất tuyệt vời, bởi bạn có thể sử </w:t>
        </w:r>
        <w:r>
          <w:rPr>
            <w:rFonts w:ascii="Segoe UI" w:hAnsi="Segoe UI" w:cs="Segoe UI"/>
            <w:color w:val="333333"/>
            <w:sz w:val="30"/>
            <w:szCs w:val="30"/>
          </w:rPr>
          <w:lastRenderedPageBreak/>
          <w:t>dụng Windows để chạy các chương trình phức tạp hoặc dùng Ubuntu để giải trí hoặc khám phá những trải nghiệm mới mẻ trên Ubuntu.</w:t>
        </w:r>
      </w:ins>
    </w:p>
    <w:p w:rsidR="00B87885" w:rsidRDefault="00B87885" w:rsidP="00A54CE7">
      <w:pPr>
        <w:pStyle w:val="NormalWeb"/>
        <w:shd w:val="clear" w:color="auto" w:fill="FFFFFF"/>
        <w:spacing w:before="0" w:beforeAutospacing="0" w:after="0" w:afterAutospacing="0" w:line="360" w:lineRule="auto"/>
        <w:textAlignment w:val="baseline"/>
        <w:rPr>
          <w:ins w:id="20" w:author="Unknown"/>
          <w:rFonts w:ascii="Segoe UI" w:hAnsi="Segoe UI" w:cs="Segoe UI"/>
          <w:color w:val="333333"/>
          <w:sz w:val="30"/>
          <w:szCs w:val="30"/>
        </w:rPr>
      </w:pPr>
      <w:ins w:id="21" w:author="Unknown">
        <w:r>
          <w:rPr>
            <w:rFonts w:ascii="Segoe UI" w:hAnsi="Segoe UI" w:cs="Segoe UI"/>
            <w:color w:val="333333"/>
            <w:sz w:val="30"/>
            <w:szCs w:val="30"/>
          </w:rPr>
          <w:t>Để cài đặt Ubuntu song song với Windows 7 hoặc Windows 8, bạn có thể tham khảo bài viết hướng dẫn </w:t>
        </w:r>
        <w:r>
          <w:rPr>
            <w:rFonts w:ascii="Segoe UI" w:hAnsi="Segoe UI" w:cs="Segoe UI"/>
            <w:color w:val="333333"/>
            <w:sz w:val="30"/>
            <w:szCs w:val="30"/>
          </w:rPr>
          <w:fldChar w:fldCharType="begin"/>
        </w:r>
        <w:r>
          <w:rPr>
            <w:rFonts w:ascii="Segoe UI" w:hAnsi="Segoe UI" w:cs="Segoe UI"/>
            <w:color w:val="333333"/>
            <w:sz w:val="30"/>
            <w:szCs w:val="30"/>
          </w:rPr>
          <w:instrText xml:space="preserve"> HYPERLINK "https://topthuthuat.com/cach-cai-dat-song-song-ubuntu-va-windows/" </w:instrText>
        </w:r>
        <w:r>
          <w:rPr>
            <w:rFonts w:ascii="Segoe UI" w:hAnsi="Segoe UI" w:cs="Segoe UI"/>
            <w:color w:val="333333"/>
            <w:sz w:val="30"/>
            <w:szCs w:val="30"/>
          </w:rPr>
          <w:fldChar w:fldCharType="separate"/>
        </w:r>
        <w:r>
          <w:rPr>
            <w:rStyle w:val="Hyperlink"/>
            <w:rFonts w:ascii="Segoe UI" w:hAnsi="Segoe UI" w:cs="Segoe UI"/>
            <w:color w:val="7000F4"/>
            <w:sz w:val="30"/>
            <w:szCs w:val="30"/>
            <w:bdr w:val="none" w:sz="0" w:space="0" w:color="auto" w:frame="1"/>
          </w:rPr>
          <w:t>tại đây</w:t>
        </w:r>
        <w:r>
          <w:rPr>
            <w:rFonts w:ascii="Segoe UI" w:hAnsi="Segoe UI" w:cs="Segoe UI"/>
            <w:color w:val="333333"/>
            <w:sz w:val="30"/>
            <w:szCs w:val="30"/>
          </w:rPr>
          <w:fldChar w:fldCharType="end"/>
        </w:r>
        <w:r>
          <w:rPr>
            <w:rFonts w:ascii="Segoe UI" w:hAnsi="Segoe UI" w:cs="Segoe UI"/>
            <w:color w:val="333333"/>
            <w:sz w:val="30"/>
            <w:szCs w:val="30"/>
          </w:rPr>
          <w:t>.</w:t>
        </w:r>
      </w:ins>
    </w:p>
    <w:p w:rsidR="00B87885" w:rsidRPr="00B87885" w:rsidRDefault="00B87885" w:rsidP="00A54CE7">
      <w:pPr>
        <w:pStyle w:val="NormalWeb"/>
        <w:shd w:val="clear" w:color="auto" w:fill="FFFFFF"/>
        <w:spacing w:before="0" w:beforeAutospacing="0" w:after="0" w:afterAutospacing="0" w:line="360" w:lineRule="auto"/>
        <w:textAlignment w:val="baseline"/>
        <w:rPr>
          <w:rFonts w:ascii="Segoe UI" w:hAnsi="Segoe UI" w:cs="Segoe UI"/>
          <w:color w:val="333333"/>
          <w:sz w:val="30"/>
          <w:szCs w:val="30"/>
        </w:rPr>
      </w:pPr>
    </w:p>
    <w:p w:rsidR="00BE2B6A" w:rsidRDefault="00BE2B6A" w:rsidP="00A54CE7">
      <w:pPr>
        <w:spacing w:after="0" w:line="360" w:lineRule="auto"/>
        <w:rPr>
          <w:rFonts w:ascii="Times New Roman" w:hAnsi="Times New Roman" w:cs="Times New Roman"/>
          <w:b/>
          <w:color w:val="FF0000"/>
          <w:sz w:val="36"/>
          <w:szCs w:val="26"/>
        </w:rPr>
      </w:pPr>
      <w:r>
        <w:rPr>
          <w:rFonts w:ascii="Times New Roman" w:hAnsi="Times New Roman" w:cs="Times New Roman"/>
          <w:b/>
          <w:color w:val="FF0000"/>
          <w:sz w:val="36"/>
          <w:szCs w:val="26"/>
        </w:rPr>
        <w:br w:type="page"/>
      </w:r>
    </w:p>
    <w:p w:rsidR="007E41CE" w:rsidRDefault="007E41CE" w:rsidP="00A54CE7">
      <w:pPr>
        <w:pStyle w:val="ListParagraph"/>
        <w:numPr>
          <w:ilvl w:val="0"/>
          <w:numId w:val="11"/>
        </w:numPr>
        <w:spacing w:after="0" w:line="360" w:lineRule="auto"/>
        <w:jc w:val="center"/>
        <w:rPr>
          <w:rFonts w:ascii="Times New Roman" w:hAnsi="Times New Roman" w:cs="Times New Roman"/>
          <w:b/>
          <w:color w:val="FF0000"/>
          <w:sz w:val="36"/>
          <w:szCs w:val="26"/>
        </w:rPr>
      </w:pPr>
      <w:r>
        <w:rPr>
          <w:rFonts w:ascii="Times New Roman" w:hAnsi="Times New Roman" w:cs="Times New Roman"/>
          <w:b/>
          <w:color w:val="FF0000"/>
          <w:sz w:val="36"/>
          <w:szCs w:val="26"/>
        </w:rPr>
        <w:lastRenderedPageBreak/>
        <w:t>MOBIE APP</w:t>
      </w:r>
    </w:p>
    <w:p w:rsidR="006449C1" w:rsidRDefault="006449C1" w:rsidP="00A54CE7">
      <w:pPr>
        <w:pStyle w:val="ListParagraph"/>
        <w:spacing w:after="0" w:line="360" w:lineRule="auto"/>
        <w:rPr>
          <w:rFonts w:ascii="Times New Roman" w:hAnsi="Times New Roman" w:cs="Times New Roman"/>
          <w:b/>
          <w:color w:val="FF0000"/>
          <w:sz w:val="36"/>
          <w:szCs w:val="26"/>
        </w:rPr>
      </w:pPr>
      <w:r>
        <w:rPr>
          <w:rFonts w:ascii="Arial" w:hAnsi="Arial" w:cs="Arial"/>
          <w:color w:val="595959"/>
        </w:rPr>
        <w:t>App mobile hay ứng dụng này sẽ được các lập trình viên phát triển bằng nhiều ngôn ngữ khác nhau và cũng có thể phục vụ trên nhiều nền tảng thiết bị khác nhau, nhưng chủ yếu là chạy trên các thiết bị di động nên thường được gọi là ứng dụng di động.</w:t>
      </w:r>
    </w:p>
    <w:p w:rsidR="00BE2B6A" w:rsidRPr="00BE2B6A" w:rsidRDefault="00BE2B6A" w:rsidP="00A54CE7">
      <w:pPr>
        <w:spacing w:after="0" w:line="360" w:lineRule="auto"/>
        <w:rPr>
          <w:rFonts w:ascii="Times New Roman" w:hAnsi="Times New Roman" w:cs="Times New Roman"/>
          <w:b/>
          <w:color w:val="FF0000"/>
          <w:sz w:val="36"/>
          <w:szCs w:val="26"/>
        </w:rPr>
      </w:pPr>
      <w:r>
        <w:rPr>
          <w:noProof/>
        </w:rPr>
        <w:drawing>
          <wp:inline distT="0" distB="0" distL="0" distR="0" wp14:anchorId="105B1C74" wp14:editId="125F4883">
            <wp:extent cx="5732145" cy="322249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3222494"/>
                    </a:xfrm>
                    <a:prstGeom prst="rect">
                      <a:avLst/>
                    </a:prstGeom>
                  </pic:spPr>
                </pic:pic>
              </a:graphicData>
            </a:graphic>
          </wp:inline>
        </w:drawing>
      </w:r>
    </w:p>
    <w:p w:rsidR="00BE2B6A" w:rsidRDefault="00BE2B6A" w:rsidP="00A54CE7">
      <w:pPr>
        <w:shd w:val="clear" w:color="auto" w:fill="FFFFFF"/>
        <w:spacing w:after="0" w:line="360" w:lineRule="auto"/>
        <w:jc w:val="both"/>
        <w:outlineLvl w:val="1"/>
        <w:rPr>
          <w:rFonts w:ascii="Times New Roman" w:eastAsia="Times New Roman" w:hAnsi="Times New Roman" w:cs="Times New Roman"/>
          <w:b/>
          <w:bCs/>
          <w:color w:val="1F1F1F"/>
          <w:sz w:val="26"/>
          <w:szCs w:val="26"/>
        </w:rPr>
      </w:pPr>
    </w:p>
    <w:p w:rsidR="00BE2B6A" w:rsidRDefault="00BE2B6A" w:rsidP="00A54CE7">
      <w:pPr>
        <w:shd w:val="clear" w:color="auto" w:fill="FFFFFF"/>
        <w:spacing w:after="0" w:line="360" w:lineRule="auto"/>
        <w:jc w:val="both"/>
        <w:outlineLvl w:val="1"/>
        <w:rPr>
          <w:rFonts w:ascii="Times New Roman" w:eastAsia="Times New Roman" w:hAnsi="Times New Roman" w:cs="Times New Roman"/>
          <w:b/>
          <w:bCs/>
          <w:color w:val="1F1F1F"/>
          <w:sz w:val="26"/>
          <w:szCs w:val="26"/>
        </w:rPr>
      </w:pPr>
      <w:r>
        <w:rPr>
          <w:noProof/>
        </w:rPr>
        <w:drawing>
          <wp:inline distT="0" distB="0" distL="0" distR="0" wp14:anchorId="6C6D902B" wp14:editId="4240C5DF">
            <wp:extent cx="5400675" cy="2638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2638425"/>
                    </a:xfrm>
                    <a:prstGeom prst="rect">
                      <a:avLst/>
                    </a:prstGeom>
                  </pic:spPr>
                </pic:pic>
              </a:graphicData>
            </a:graphic>
          </wp:inline>
        </w:drawing>
      </w:r>
    </w:p>
    <w:p w:rsidR="00BE2B6A" w:rsidRDefault="00BE2B6A" w:rsidP="00A54CE7">
      <w:pPr>
        <w:shd w:val="clear" w:color="auto" w:fill="FFFFFF"/>
        <w:spacing w:after="0" w:line="360" w:lineRule="auto"/>
        <w:jc w:val="both"/>
        <w:outlineLvl w:val="1"/>
        <w:rPr>
          <w:rFonts w:ascii="Times New Roman" w:eastAsia="Times New Roman" w:hAnsi="Times New Roman" w:cs="Times New Roman"/>
          <w:b/>
          <w:bCs/>
          <w:color w:val="1F1F1F"/>
          <w:sz w:val="26"/>
          <w:szCs w:val="26"/>
        </w:rPr>
      </w:pPr>
      <w:r>
        <w:rPr>
          <w:noProof/>
        </w:rPr>
        <w:lastRenderedPageBreak/>
        <w:drawing>
          <wp:inline distT="0" distB="0" distL="0" distR="0" wp14:anchorId="49F3C66A" wp14:editId="280FB883">
            <wp:extent cx="4362450" cy="260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62450" cy="2609850"/>
                    </a:xfrm>
                    <a:prstGeom prst="rect">
                      <a:avLst/>
                    </a:prstGeom>
                  </pic:spPr>
                </pic:pic>
              </a:graphicData>
            </a:graphic>
          </wp:inline>
        </w:drawing>
      </w:r>
    </w:p>
    <w:p w:rsidR="006449C1" w:rsidRDefault="006449C1" w:rsidP="00A54CE7">
      <w:pPr>
        <w:shd w:val="clear" w:color="auto" w:fill="FFFFFF"/>
        <w:spacing w:after="0" w:line="360" w:lineRule="auto"/>
        <w:jc w:val="both"/>
        <w:outlineLvl w:val="1"/>
        <w:rPr>
          <w:rFonts w:ascii="Times New Roman" w:eastAsia="Times New Roman" w:hAnsi="Times New Roman" w:cs="Times New Roman"/>
          <w:b/>
          <w:bCs/>
          <w:color w:val="1F1F1F"/>
          <w:sz w:val="26"/>
          <w:szCs w:val="26"/>
        </w:rPr>
      </w:pPr>
      <w:r w:rsidRPr="006449C1">
        <w:rPr>
          <w:rFonts w:ascii="ROBOTOCONDENSED" w:hAnsi="ROBOTOCONDENSED"/>
          <w:b/>
          <w:color w:val="FF0000"/>
          <w:sz w:val="23"/>
          <w:szCs w:val="23"/>
          <w:shd w:val="clear" w:color="auto" w:fill="FFFFFF"/>
        </w:rPr>
        <w:t xml:space="preserve">Mockup </w:t>
      </w:r>
      <w:r>
        <w:rPr>
          <w:rFonts w:ascii="ROBOTOCONDENSED" w:hAnsi="ROBOTOCONDENSED"/>
          <w:color w:val="000000"/>
          <w:sz w:val="23"/>
          <w:szCs w:val="23"/>
          <w:shd w:val="clear" w:color="auto" w:fill="FFFFFF"/>
        </w:rPr>
        <w:t xml:space="preserve">chính là những mô hình thiết kế có kích thước thu nhỏ, hoặc bằng kích thước thật, dùng để mô phỏng ý tưởng thiết kế tới đối tượng khách hàng là doanh nghiệp (trong vai trò bạn là người phải trình bày ý tưởng thiết kế tới họ). Mockup có thể là file pdf, photoshop, hoặc là một mô hình có thật. </w:t>
      </w:r>
      <w:r w:rsidRPr="006449C1">
        <w:rPr>
          <w:rFonts w:ascii="ROBOTOCONDENSED" w:hAnsi="ROBOTOCONDENSED"/>
          <w:b/>
          <w:color w:val="FF0000"/>
          <w:sz w:val="23"/>
          <w:szCs w:val="23"/>
          <w:shd w:val="clear" w:color="auto" w:fill="FFFFFF"/>
        </w:rPr>
        <w:t>Mockup càng phức tạp và chi tiết, khách hàng của bạn càng nắm vững thông điệp và ý tưởng thiết kế mà bạn muốn truyền tải.</w:t>
      </w:r>
    </w:p>
    <w:p w:rsidR="007E41CE" w:rsidRDefault="007E41CE" w:rsidP="00A54CE7">
      <w:pPr>
        <w:shd w:val="clear" w:color="auto" w:fill="FFFFFF"/>
        <w:spacing w:after="0" w:line="360" w:lineRule="auto"/>
        <w:jc w:val="both"/>
        <w:outlineLvl w:val="1"/>
        <w:rPr>
          <w:rFonts w:ascii="Times New Roman" w:eastAsia="Times New Roman" w:hAnsi="Times New Roman" w:cs="Times New Roman"/>
          <w:color w:val="1F1F1F"/>
          <w:sz w:val="26"/>
          <w:szCs w:val="26"/>
        </w:rPr>
      </w:pPr>
      <w:r>
        <w:rPr>
          <w:rFonts w:ascii="Times New Roman" w:eastAsia="Times New Roman" w:hAnsi="Times New Roman" w:cs="Times New Roman"/>
          <w:b/>
          <w:bCs/>
          <w:color w:val="1F1F1F"/>
          <w:sz w:val="26"/>
          <w:szCs w:val="26"/>
        </w:rPr>
        <w:t>Phân loại các Mobile App phổ biến hiện nay</w:t>
      </w:r>
    </w:p>
    <w:p w:rsidR="007E41CE" w:rsidRDefault="007E41CE" w:rsidP="00A54CE7">
      <w:pPr>
        <w:shd w:val="clear" w:color="auto" w:fill="FFFFFF"/>
        <w:spacing w:after="0" w:line="360" w:lineRule="auto"/>
        <w:jc w:val="both"/>
        <w:outlineLvl w:val="2"/>
        <w:rPr>
          <w:rFonts w:ascii="Times New Roman" w:eastAsia="Times New Roman" w:hAnsi="Times New Roman" w:cs="Times New Roman"/>
          <w:color w:val="1F1F1F"/>
          <w:sz w:val="26"/>
          <w:szCs w:val="26"/>
        </w:rPr>
      </w:pPr>
      <w:r>
        <w:rPr>
          <w:rFonts w:ascii="Times New Roman" w:eastAsia="Times New Roman" w:hAnsi="Times New Roman" w:cs="Times New Roman"/>
          <w:b/>
          <w:bCs/>
          <w:color w:val="1F1F1F"/>
          <w:sz w:val="26"/>
          <w:szCs w:val="26"/>
        </w:rPr>
        <w:t>1. Native Mobile App</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Thì đây là loại ứng dụng di động mà người dùng khi muốn sử dụng sẽ phải download nội dung, cài đặt thiết bị, sau khi đã download và cài đặt sẽ có thể truy cập và sử dụng. Với loại Mobile App chúng ta vẫn thường gặp với những App như:</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Các ứng dụng game Offline</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Các ứng dụng tra cứu, phiên dịch</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 . .</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Đối với các ứng dụng game, dường như tất cả những hình ảnh, âm thanh, chi tiết trong game đều đã được tải xuống trước đó. Và khi những nội dung này đã được tải xuống, người dùng họ có thể chơi game mà thiết bị không cần yêu cầu phải được kết nối internet. Riêng đối với những ứng dụng yêu cầu khi truy cập người dùng cần phải truy cập internet cho thiết bị thì những ứng dụng này đa số đều yêu cầu người dùng phải đăng nhập tài khoản, thực hiện các thao tác chuyển đổi giữa các tài khoản với nhau, chẳng hạn như mua bán vật phẩm bên trong game hay chuyển tiền giữa các tài khoản ứng dụng với nhau. Để kể ra một số cái tên thuộc nhóm ứng dụng Navive Mobile App chúng ta có Facebook, có Vimo, có Zalo . . .</w:t>
      </w:r>
    </w:p>
    <w:p w:rsidR="007E41CE" w:rsidRDefault="007E41CE" w:rsidP="00A54CE7">
      <w:pPr>
        <w:shd w:val="clear" w:color="auto" w:fill="FFFFFF"/>
        <w:spacing w:after="0" w:line="360" w:lineRule="auto"/>
        <w:jc w:val="both"/>
        <w:outlineLvl w:val="3"/>
        <w:rPr>
          <w:rFonts w:ascii="Times New Roman" w:eastAsia="Times New Roman" w:hAnsi="Times New Roman" w:cs="Times New Roman"/>
          <w:color w:val="1F1F1F"/>
          <w:sz w:val="26"/>
          <w:szCs w:val="26"/>
        </w:rPr>
      </w:pPr>
      <w:r>
        <w:rPr>
          <w:rFonts w:ascii="Times New Roman" w:eastAsia="Times New Roman" w:hAnsi="Times New Roman" w:cs="Times New Roman"/>
          <w:b/>
          <w:bCs/>
          <w:color w:val="1F1F1F"/>
          <w:sz w:val="26"/>
          <w:szCs w:val="26"/>
        </w:rPr>
        <w:lastRenderedPageBreak/>
        <w:t>Những đặc trưng cơ bản của Native Mobile App:</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Ứng dụng được phát triển phục vụ các thiết bị di động</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Các ứng dụng được phát triển phục vụ một hoặc cùng lúc nhiều hệ điều hành khác nhau</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Chi phí dành cho những Native Mobile App này là tương đối tốn kém</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Với các phiên bản được cập nhập, nội dung sẽ được làm mới</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Các ứng dụng này có thể được sử dụng mà không yêu cầu kết nối internet, chúng cũng thường mang lại những trải nghiệm khá tốt cho người dùng</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Các app càng chứa nhiều nội dung thì dung lượng tải về sẽ càng nặng và thường tập trung vào các ứng dụng game</w:t>
      </w:r>
    </w:p>
    <w:p w:rsidR="007E41CE" w:rsidRDefault="007E41CE" w:rsidP="00A54CE7">
      <w:pPr>
        <w:shd w:val="clear" w:color="auto" w:fill="FFFFFF"/>
        <w:spacing w:after="0" w:line="360" w:lineRule="auto"/>
        <w:jc w:val="both"/>
        <w:outlineLvl w:val="2"/>
        <w:rPr>
          <w:rFonts w:ascii="Times New Roman" w:eastAsia="Times New Roman" w:hAnsi="Times New Roman" w:cs="Times New Roman"/>
          <w:color w:val="1F1F1F"/>
          <w:sz w:val="26"/>
          <w:szCs w:val="26"/>
        </w:rPr>
      </w:pPr>
      <w:r>
        <w:rPr>
          <w:rFonts w:ascii="Times New Roman" w:eastAsia="Times New Roman" w:hAnsi="Times New Roman" w:cs="Times New Roman"/>
          <w:b/>
          <w:bCs/>
          <w:color w:val="1F1F1F"/>
          <w:sz w:val="26"/>
          <w:szCs w:val="26"/>
        </w:rPr>
        <w:t>2. Hybrid Mobile Apps</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ứng dụng thuộc nhóm Hybrid Mobile Apps chính là những web app. Và web app ở đây sẽ là những những ứng dụng cũng được các lập trình việc tạo ra dựa trên các ngôn ngữ phổ biến hiện nay và nền tảng để các ứng dụng này được tạo ra đó là browser. Với các web app, người dùng họ cũng có thể truy cập, sử dụng và thực hiện các tương tác ngay trên app này</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Hybrid Mobile Apps là sự kết hợp giữa hoàn hảo giữa có web app và các mobile app dựa trên những đặc trưng cơ bản của 2 nhóm ứng dụng này. Những ngôn ngữ thường được lựa chọn để xây dựng nên các Hybrid Mobile Apps này đó chính là :</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HTML5</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Javascript</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CSS3</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Mặc dù được viết bởi các ngôn ngữ trên nền web nhưng các app này được bao bọc vỏ ngoài một cách khá kỹ lưỡng và khi đó chúng có thể hiển thị trên các kho ứng dụng di động mà không gặp phải bất kỳ trục trặc nào</w:t>
      </w:r>
    </w:p>
    <w:p w:rsidR="007E41CE" w:rsidRDefault="00E948E7" w:rsidP="00A54CE7">
      <w:pPr>
        <w:shd w:val="clear" w:color="auto" w:fill="FFFFFF"/>
        <w:spacing w:after="0" w:line="360" w:lineRule="auto"/>
        <w:jc w:val="center"/>
        <w:rPr>
          <w:rFonts w:ascii="Times New Roman" w:eastAsia="Times New Roman" w:hAnsi="Times New Roman" w:cs="Times New Roman"/>
          <w:color w:val="1F1F1F"/>
          <w:sz w:val="26"/>
          <w:szCs w:val="26"/>
          <w:lang w:eastAsia="en-US"/>
        </w:rPr>
      </w:pPr>
      <w:r>
        <w:rPr>
          <w:rFonts w:ascii="Times New Roman" w:eastAsia="Times New Roman" w:hAnsi="Times New Roman" w:cs="Times New Roman"/>
          <w:color w:val="1F1F1F"/>
          <w:sz w:val="26"/>
          <w:szCs w:val="26"/>
        </w:rPr>
        <w:t>Các web app đang nhận được sự quan tâm rất lớn từ phía các doanh nghiệp, cửa hàng</w:t>
      </w:r>
      <w:r w:rsidR="007E41CE">
        <w:rPr>
          <w:rFonts w:ascii="Times New Roman" w:eastAsia="Times New Roman" w:hAnsi="Times New Roman" w:cs="Times New Roman"/>
          <w:color w:val="1F1F1F"/>
          <w:sz w:val="26"/>
          <w:szCs w:val="26"/>
        </w:rPr>
        <w:t> </w:t>
      </w:r>
    </w:p>
    <w:p w:rsidR="007E41CE" w:rsidRDefault="007E41CE" w:rsidP="00A54CE7">
      <w:pPr>
        <w:shd w:val="clear" w:color="auto" w:fill="FFFFFF"/>
        <w:spacing w:after="0" w:line="360" w:lineRule="auto"/>
        <w:jc w:val="both"/>
        <w:outlineLvl w:val="3"/>
        <w:rPr>
          <w:rFonts w:ascii="Times New Roman" w:eastAsia="Times New Roman" w:hAnsi="Times New Roman" w:cs="Times New Roman"/>
          <w:color w:val="1F1F1F"/>
          <w:sz w:val="26"/>
          <w:szCs w:val="26"/>
        </w:rPr>
      </w:pPr>
      <w:r>
        <w:rPr>
          <w:rFonts w:ascii="Times New Roman" w:eastAsia="Times New Roman" w:hAnsi="Times New Roman" w:cs="Times New Roman"/>
          <w:b/>
          <w:bCs/>
          <w:color w:val="1F1F1F"/>
          <w:sz w:val="26"/>
          <w:szCs w:val="26"/>
        </w:rPr>
        <w:t>Đặc trưng cơ bản của Hybrid Mobile Apps</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Đó là các website được thiết kế như các ứng dụng di động</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Nội dung của các app này là lấy từ các website, chúng chỉ được phát triển vỏ ngoài để trở thành các ứng dụng</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lastRenderedPageBreak/>
        <w:t>- Chi phí phát triển không yêu cầu quá cao, về phần nội dung thì phát triển như trên web</w:t>
      </w:r>
    </w:p>
    <w:p w:rsidR="007E41CE" w:rsidRDefault="007E41CE" w:rsidP="00A54CE7">
      <w:pPr>
        <w:shd w:val="clear" w:color="auto" w:fill="FFFFFF"/>
        <w:spacing w:after="0" w:line="360" w:lineRule="auto"/>
        <w:jc w:val="both"/>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Tốc độ load ứng dụng sẽ phụ thuộc vào tốc độ mạng và người dùng họ sẽ không thể truy cập ứng dụng nếu như thiết bi không có kết nối internet</w:t>
      </w:r>
    </w:p>
    <w:p w:rsidR="007E41CE" w:rsidRDefault="00197869" w:rsidP="00A54CE7">
      <w:pPr>
        <w:shd w:val="clear" w:color="auto" w:fill="FFFFFF"/>
        <w:spacing w:after="0" w:line="360" w:lineRule="auto"/>
        <w:jc w:val="center"/>
        <w:rPr>
          <w:rFonts w:ascii="Times New Roman" w:eastAsia="Times New Roman" w:hAnsi="Times New Roman" w:cs="Times New Roman"/>
          <w:b/>
          <w:color w:val="FF0000"/>
          <w:sz w:val="36"/>
          <w:szCs w:val="26"/>
        </w:rPr>
      </w:pPr>
      <w:r>
        <w:rPr>
          <w:rFonts w:ascii="Times New Roman" w:eastAsia="Times New Roman" w:hAnsi="Times New Roman" w:cs="Times New Roman"/>
          <w:noProof/>
          <w:color w:val="1F1F1F"/>
          <w:sz w:val="26"/>
          <w:szCs w:val="26"/>
        </w:rPr>
        <w:drawing>
          <wp:inline distT="0" distB="0" distL="0" distR="0" wp14:anchorId="7E26318F" wp14:editId="1A482F17">
            <wp:extent cx="5382895" cy="4174490"/>
            <wp:effectExtent l="0" t="0" r="8255" b="0"/>
            <wp:docPr id="30" name="Picture 30" descr="Description: APP LÀ GÌ? Những Loại Mobile App Phổ Biến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PP LÀ GÌ? Những Loại Mobile App Phổ Biến Hiện Na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95" cy="4174490"/>
                    </a:xfrm>
                    <a:prstGeom prst="rect">
                      <a:avLst/>
                    </a:prstGeom>
                    <a:noFill/>
                    <a:ln>
                      <a:noFill/>
                    </a:ln>
                  </pic:spPr>
                </pic:pic>
              </a:graphicData>
            </a:graphic>
          </wp:inline>
        </w:drawing>
      </w:r>
      <w:r w:rsidR="007E41CE">
        <w:rPr>
          <w:rFonts w:ascii="Times New Roman" w:eastAsia="Times New Roman" w:hAnsi="Times New Roman" w:cs="Times New Roman"/>
          <w:b/>
          <w:color w:val="FF0000"/>
          <w:sz w:val="36"/>
          <w:szCs w:val="26"/>
        </w:rPr>
        <w:t>3.FLUTER</w:t>
      </w:r>
    </w:p>
    <w:p w:rsidR="007E41CE" w:rsidRDefault="007E41CE" w:rsidP="00A54CE7">
      <w:pPr>
        <w:shd w:val="clear" w:color="auto" w:fill="FFFFFF"/>
        <w:spacing w:after="0" w:line="360" w:lineRule="auto"/>
        <w:jc w:val="both"/>
        <w:rPr>
          <w:rFonts w:ascii="Times New Roman" w:eastAsia="Times New Roman" w:hAnsi="Times New Roman" w:cs="Times New Roman"/>
          <w:b/>
          <w:color w:val="FF0000"/>
          <w:sz w:val="26"/>
          <w:szCs w:val="26"/>
        </w:rPr>
      </w:pPr>
      <w:r>
        <w:rPr>
          <w:rFonts w:ascii="Times New Roman" w:hAnsi="Times New Roman" w:cs="Times New Roman"/>
          <w:noProof/>
          <w:sz w:val="26"/>
          <w:szCs w:val="26"/>
        </w:rPr>
        <w:drawing>
          <wp:inline distT="0" distB="0" distL="0" distR="0" wp14:anchorId="5E434DCF" wp14:editId="570CF0D7">
            <wp:extent cx="5724939" cy="129208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20712" t="18684" r="17744" b="46053"/>
                    <a:stretch>
                      <a:fillRect/>
                    </a:stretch>
                  </pic:blipFill>
                  <pic:spPr bwMode="auto">
                    <a:xfrm>
                      <a:off x="0" y="0"/>
                      <a:ext cx="5725160" cy="1292137"/>
                    </a:xfrm>
                    <a:prstGeom prst="rect">
                      <a:avLst/>
                    </a:prstGeom>
                    <a:noFill/>
                    <a:ln>
                      <a:noFill/>
                    </a:ln>
                  </pic:spPr>
                </pic:pic>
              </a:graphicData>
            </a:graphic>
          </wp:inline>
        </w:drawing>
      </w:r>
    </w:p>
    <w:p w:rsidR="00DB5A65" w:rsidRDefault="00DB5A65" w:rsidP="00A54CE7">
      <w:pPr>
        <w:pStyle w:val="homepageintrostatement"/>
        <w:shd w:val="clear" w:color="auto" w:fill="FFFFFF"/>
        <w:spacing w:before="0" w:beforeAutospacing="0" w:after="0" w:afterAutospacing="0" w:line="360" w:lineRule="auto"/>
        <w:jc w:val="both"/>
        <w:rPr>
          <w:rFonts w:ascii="Arial" w:hAnsi="Arial" w:cs="Arial"/>
          <w:color w:val="4A4A4A"/>
        </w:rPr>
      </w:pPr>
      <w:r>
        <w:rPr>
          <w:rFonts w:ascii="Arial" w:hAnsi="Arial" w:cs="Arial"/>
          <w:color w:val="4A4A4A"/>
        </w:rPr>
        <w:t>Flutter là bộ công cụ UI của Google để xây dựng các ứng dụng đẹp, được biên dịch nguyên bản cho </w:t>
      </w:r>
      <w:hyperlink r:id="rId41" w:history="1">
        <w:r>
          <w:rPr>
            <w:rStyle w:val="Hyperlink"/>
            <w:rFonts w:ascii="Arial" w:hAnsi="Arial" w:cs="Arial"/>
            <w:color w:val="1389FD"/>
          </w:rPr>
          <w:t>thiết bị di động</w:t>
        </w:r>
      </w:hyperlink>
      <w:r>
        <w:rPr>
          <w:rFonts w:ascii="Arial" w:hAnsi="Arial" w:cs="Arial"/>
          <w:color w:val="4A4A4A"/>
        </w:rPr>
        <w:t>,  từ một cơ sở mã duy nhất.</w:t>
      </w:r>
    </w:p>
    <w:p w:rsidR="00DB5A65" w:rsidRPr="00DB5A65" w:rsidRDefault="00DB5A65" w:rsidP="00A54CE7">
      <w:pPr>
        <w:pStyle w:val="homepageintrostatement"/>
        <w:shd w:val="clear" w:color="auto" w:fill="FFFFFF"/>
        <w:spacing w:before="0" w:beforeAutospacing="0" w:after="0" w:afterAutospacing="0" w:line="360" w:lineRule="auto"/>
        <w:jc w:val="both"/>
        <w:rPr>
          <w:rFonts w:ascii="Arial" w:hAnsi="Arial" w:cs="Arial"/>
          <w:b/>
          <w:color w:val="FF0000"/>
          <w:sz w:val="32"/>
        </w:rPr>
      </w:pPr>
      <w:r>
        <w:rPr>
          <w:color w:val="313131"/>
          <w:sz w:val="21"/>
          <w:szCs w:val="21"/>
          <w:shd w:val="clear" w:color="auto" w:fill="FFFFFF"/>
        </w:rPr>
        <w:t> </w:t>
      </w:r>
      <w:r w:rsidRPr="00DB5A65">
        <w:rPr>
          <w:b/>
          <w:color w:val="FF0000"/>
          <w:szCs w:val="21"/>
          <w:shd w:val="clear" w:color="auto" w:fill="FFFFFF"/>
        </w:rPr>
        <w:t>Flutter sử dụng ngôn ngữ DART cũng do Google phát triển </w:t>
      </w:r>
    </w:p>
    <w:p w:rsidR="0023475B" w:rsidRDefault="0023475B" w:rsidP="00A54CE7">
      <w:pPr>
        <w:shd w:val="clear" w:color="auto" w:fill="FFFFFF"/>
        <w:spacing w:after="0" w:line="360" w:lineRule="auto"/>
        <w:jc w:val="both"/>
        <w:rPr>
          <w:rFonts w:ascii="Arial" w:hAnsi="Arial" w:cs="Arial"/>
          <w:color w:val="FF0000"/>
        </w:rPr>
      </w:pPr>
      <w:r w:rsidRPr="0023475B">
        <w:rPr>
          <w:rFonts w:ascii="Arial" w:hAnsi="Arial" w:cs="Arial"/>
          <w:color w:val="FF0000"/>
        </w:rPr>
        <w:t>SDK: Software Development Kit </w:t>
      </w:r>
      <w:r w:rsidRPr="0023475B">
        <w:rPr>
          <w:rFonts w:ascii="Arial" w:hAnsi="Arial" w:cs="Arial"/>
          <w:b/>
          <w:bCs/>
          <w:color w:val="FF0000"/>
        </w:rPr>
        <w:t>là</w:t>
      </w:r>
      <w:r w:rsidRPr="0023475B">
        <w:rPr>
          <w:rFonts w:ascii="Arial" w:hAnsi="Arial" w:cs="Arial"/>
          <w:color w:val="FF0000"/>
        </w:rPr>
        <w:t> các công cụ và phần mềm dùng để phát triển ứng dụng thông qua một nền tảng nhất định</w:t>
      </w:r>
    </w:p>
    <w:p w:rsidR="00DB5A65" w:rsidRPr="0023475B" w:rsidRDefault="00DB5A65" w:rsidP="00A54CE7">
      <w:pPr>
        <w:shd w:val="clear" w:color="auto" w:fill="FFFFFF"/>
        <w:spacing w:after="0" w:line="360" w:lineRule="auto"/>
        <w:jc w:val="both"/>
        <w:rPr>
          <w:rFonts w:ascii="Times New Roman" w:eastAsia="Times New Roman" w:hAnsi="Times New Roman" w:cs="Times New Roman"/>
          <w:b/>
          <w:color w:val="FF0000"/>
          <w:sz w:val="26"/>
          <w:szCs w:val="26"/>
        </w:rPr>
      </w:pPr>
      <w:r>
        <w:rPr>
          <w:rFonts w:ascii="Open Sans" w:hAnsi="Open Sans"/>
          <w:color w:val="1B1B1B"/>
          <w:spacing w:val="-1"/>
          <w:sz w:val="27"/>
          <w:szCs w:val="27"/>
          <w:shd w:val="clear" w:color="auto" w:fill="FFFFFF"/>
        </w:rPr>
        <w:t>Phát triển </w:t>
      </w:r>
      <w:r>
        <w:rPr>
          <w:rStyle w:val="HTMLCode"/>
          <w:rFonts w:ascii="Consolas" w:eastAsiaTheme="minorEastAsia" w:hAnsi="Consolas"/>
          <w:color w:val="1B1B1B"/>
          <w:spacing w:val="-1"/>
          <w:sz w:val="24"/>
          <w:szCs w:val="24"/>
          <w:shd w:val="clear" w:color="auto" w:fill="EEEEEE"/>
        </w:rPr>
        <w:t>Flutter</w:t>
      </w:r>
      <w:r>
        <w:rPr>
          <w:rFonts w:ascii="Open Sans" w:hAnsi="Open Sans"/>
          <w:color w:val="1B1B1B"/>
          <w:spacing w:val="-1"/>
          <w:sz w:val="27"/>
          <w:szCs w:val="27"/>
          <w:shd w:val="clear" w:color="auto" w:fill="FFFFFF"/>
        </w:rPr>
        <w:t> có thể được thực hiện trên macOS, Linux, hoặc Window</w:t>
      </w:r>
    </w:p>
    <w:p w:rsidR="007E41CE" w:rsidRDefault="007E41CE" w:rsidP="00A54CE7">
      <w:pPr>
        <w:shd w:val="clear" w:color="auto" w:fill="FFFFFF"/>
        <w:spacing w:after="0" w:line="360" w:lineRule="auto"/>
        <w:jc w:val="both"/>
        <w:rPr>
          <w:rFonts w:ascii="Times New Roman" w:eastAsia="Times New Roman" w:hAnsi="Times New Roman" w:cs="Times New Roman"/>
          <w:b/>
          <w:color w:val="FF0000"/>
          <w:sz w:val="26"/>
          <w:szCs w:val="26"/>
        </w:rPr>
      </w:pPr>
      <w:r>
        <w:rPr>
          <w:rFonts w:ascii="Times New Roman" w:hAnsi="Times New Roman" w:cs="Times New Roman"/>
          <w:noProof/>
          <w:sz w:val="26"/>
          <w:szCs w:val="26"/>
        </w:rPr>
        <w:lastRenderedPageBreak/>
        <w:drawing>
          <wp:inline distT="0" distB="0" distL="0" distR="0" wp14:anchorId="26803E80" wp14:editId="20EA788A">
            <wp:extent cx="5725160" cy="15347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l="19972" t="17632" r="17596" b="38947"/>
                    <a:stretch>
                      <a:fillRect/>
                    </a:stretch>
                  </pic:blipFill>
                  <pic:spPr bwMode="auto">
                    <a:xfrm>
                      <a:off x="0" y="0"/>
                      <a:ext cx="5725160" cy="1534795"/>
                    </a:xfrm>
                    <a:prstGeom prst="rect">
                      <a:avLst/>
                    </a:prstGeom>
                    <a:noFill/>
                    <a:ln>
                      <a:noFill/>
                    </a:ln>
                  </pic:spPr>
                </pic:pic>
              </a:graphicData>
            </a:graphic>
          </wp:inline>
        </w:drawing>
      </w:r>
    </w:p>
    <w:p w:rsidR="007E41CE" w:rsidRDefault="007E41CE" w:rsidP="00A54CE7">
      <w:pPr>
        <w:shd w:val="clear" w:color="auto" w:fill="FFFFFF"/>
        <w:spacing w:after="0" w:line="360" w:lineRule="auto"/>
        <w:jc w:val="both"/>
        <w:rPr>
          <w:rFonts w:ascii="Times New Roman" w:eastAsia="Times New Roman" w:hAnsi="Times New Roman" w:cs="Times New Roman"/>
          <w:b/>
          <w:color w:val="FF0000"/>
          <w:sz w:val="26"/>
          <w:szCs w:val="26"/>
        </w:rPr>
      </w:pPr>
      <w:r>
        <w:rPr>
          <w:rFonts w:ascii="Times New Roman" w:hAnsi="Times New Roman" w:cs="Times New Roman"/>
          <w:noProof/>
          <w:sz w:val="26"/>
          <w:szCs w:val="26"/>
        </w:rPr>
        <w:drawing>
          <wp:inline distT="0" distB="0" distL="0" distR="0" wp14:anchorId="5E1EF6E9" wp14:editId="64F32BFF">
            <wp:extent cx="5391150" cy="193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l="20712" t="16052" r="19667" b="38158"/>
                    <a:stretch>
                      <a:fillRect/>
                    </a:stretch>
                  </pic:blipFill>
                  <pic:spPr bwMode="auto">
                    <a:xfrm>
                      <a:off x="0" y="0"/>
                      <a:ext cx="5391150" cy="1932305"/>
                    </a:xfrm>
                    <a:prstGeom prst="rect">
                      <a:avLst/>
                    </a:prstGeom>
                    <a:noFill/>
                    <a:ln>
                      <a:noFill/>
                    </a:ln>
                  </pic:spPr>
                </pic:pic>
              </a:graphicData>
            </a:graphic>
          </wp:inline>
        </w:drawing>
      </w:r>
    </w:p>
    <w:p w:rsidR="007E41CE" w:rsidRDefault="007E41CE" w:rsidP="00A54CE7">
      <w:pPr>
        <w:pStyle w:val="ListParagraph"/>
        <w:spacing w:after="0" w:line="360" w:lineRule="auto"/>
        <w:rPr>
          <w:rFonts w:ascii="Times New Roman" w:hAnsi="Times New Roman" w:cs="Times New Roman"/>
          <w:b/>
          <w:color w:val="FF0000"/>
          <w:sz w:val="26"/>
          <w:szCs w:val="26"/>
        </w:rPr>
      </w:pPr>
      <w:r>
        <w:rPr>
          <w:rFonts w:ascii="Times New Roman" w:hAnsi="Times New Roman" w:cs="Times New Roman"/>
          <w:noProof/>
          <w:sz w:val="26"/>
          <w:szCs w:val="26"/>
        </w:rPr>
        <w:drawing>
          <wp:inline distT="0" distB="0" distL="0" distR="0" wp14:anchorId="5FEBD04B" wp14:editId="74A2B458">
            <wp:extent cx="5088890" cy="2266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l="21896" t="15526" r="19521" b="37105"/>
                    <a:stretch>
                      <a:fillRect/>
                    </a:stretch>
                  </pic:blipFill>
                  <pic:spPr bwMode="auto">
                    <a:xfrm>
                      <a:off x="0" y="0"/>
                      <a:ext cx="5088890" cy="2266315"/>
                    </a:xfrm>
                    <a:prstGeom prst="rect">
                      <a:avLst/>
                    </a:prstGeom>
                    <a:noFill/>
                    <a:ln>
                      <a:noFill/>
                    </a:ln>
                  </pic:spPr>
                </pic:pic>
              </a:graphicData>
            </a:graphic>
          </wp:inline>
        </w:drawing>
      </w:r>
    </w:p>
    <w:p w:rsidR="00DB5A65" w:rsidRPr="00DB5A65" w:rsidRDefault="00DB5A65" w:rsidP="00A54CE7">
      <w:pPr>
        <w:pStyle w:val="Heading4"/>
        <w:shd w:val="clear" w:color="auto" w:fill="FFFFFF"/>
        <w:spacing w:before="0" w:line="360" w:lineRule="auto"/>
        <w:rPr>
          <w:rFonts w:ascii="Times New Roman" w:hAnsi="Times New Roman" w:cs="Times New Roman"/>
          <w:color w:val="313131"/>
          <w:sz w:val="28"/>
          <w:szCs w:val="24"/>
        </w:rPr>
      </w:pPr>
      <w:r w:rsidRPr="00DB5A65">
        <w:rPr>
          <w:rFonts w:ascii="Times New Roman" w:hAnsi="Times New Roman" w:cs="Times New Roman"/>
          <w:color w:val="313131"/>
          <w:sz w:val="28"/>
          <w:szCs w:val="24"/>
        </w:rPr>
        <w:t>Flutter: Ưu điểm</w:t>
      </w:r>
    </w:p>
    <w:p w:rsidR="00DB5A65" w:rsidRPr="00DB5A65" w:rsidRDefault="00DB5A65" w:rsidP="00A54CE7">
      <w:pPr>
        <w:numPr>
          <w:ilvl w:val="0"/>
          <w:numId w:val="36"/>
        </w:numPr>
        <w:shd w:val="clear" w:color="auto" w:fill="FFFFFF"/>
        <w:spacing w:after="0" w:line="360" w:lineRule="auto"/>
        <w:ind w:left="0"/>
        <w:rPr>
          <w:rFonts w:ascii="Times New Roman" w:hAnsi="Times New Roman" w:cs="Times New Roman"/>
          <w:color w:val="313131"/>
          <w:sz w:val="28"/>
          <w:szCs w:val="24"/>
        </w:rPr>
      </w:pPr>
      <w:r w:rsidRPr="00DB5A65">
        <w:rPr>
          <w:rFonts w:ascii="Times New Roman" w:hAnsi="Times New Roman" w:cs="Times New Roman"/>
          <w:color w:val="313131"/>
          <w:sz w:val="28"/>
          <w:szCs w:val="24"/>
        </w:rPr>
        <w:t>Mạnh về hiệu ứng, hiệu suất ứng dụng rất cao.</w:t>
      </w:r>
    </w:p>
    <w:p w:rsidR="00DB5A65" w:rsidRPr="00DB5A65" w:rsidRDefault="00DB5A65" w:rsidP="00A54CE7">
      <w:pPr>
        <w:numPr>
          <w:ilvl w:val="0"/>
          <w:numId w:val="36"/>
        </w:numPr>
        <w:shd w:val="clear" w:color="auto" w:fill="FFFFFF"/>
        <w:spacing w:after="0" w:line="360" w:lineRule="auto"/>
        <w:ind w:left="0"/>
        <w:rPr>
          <w:rFonts w:ascii="Times New Roman" w:hAnsi="Times New Roman" w:cs="Times New Roman"/>
          <w:color w:val="313131"/>
          <w:sz w:val="28"/>
          <w:szCs w:val="24"/>
        </w:rPr>
      </w:pPr>
      <w:r w:rsidRPr="00DB5A65">
        <w:rPr>
          <w:rFonts w:ascii="Times New Roman" w:hAnsi="Times New Roman" w:cs="Times New Roman"/>
          <w:color w:val="313131"/>
          <w:sz w:val="28"/>
          <w:szCs w:val="24"/>
        </w:rPr>
        <w:t>Giao tiếp gần như trực tiếp với hệ thống</w:t>
      </w:r>
    </w:p>
    <w:p w:rsidR="00DB5A65" w:rsidRPr="00DB5A65" w:rsidRDefault="00DB5A65" w:rsidP="00A54CE7">
      <w:pPr>
        <w:numPr>
          <w:ilvl w:val="0"/>
          <w:numId w:val="36"/>
        </w:numPr>
        <w:shd w:val="clear" w:color="auto" w:fill="FFFFFF"/>
        <w:spacing w:after="0" w:line="360" w:lineRule="auto"/>
        <w:ind w:left="0"/>
        <w:rPr>
          <w:rFonts w:ascii="Times New Roman" w:hAnsi="Times New Roman" w:cs="Times New Roman"/>
          <w:color w:val="313131"/>
          <w:sz w:val="28"/>
          <w:szCs w:val="24"/>
        </w:rPr>
      </w:pPr>
      <w:r w:rsidRPr="00DB5A65">
        <w:rPr>
          <w:rFonts w:ascii="Times New Roman" w:hAnsi="Times New Roman" w:cs="Times New Roman"/>
          <w:color w:val="313131"/>
          <w:sz w:val="28"/>
          <w:szCs w:val="24"/>
        </w:rPr>
        <w:t>Ngôn ngữ kiểu tĩnh nhưng với cú pháp hiện đại (tương tự JS, Python, Java), compiler linh động khi dùng AOT (cho sản phẩm cuối) và JIT (cho quá trình phát triển với hot reload)</w:t>
      </w:r>
    </w:p>
    <w:p w:rsidR="00DB5A65" w:rsidRPr="00DB5A65" w:rsidRDefault="00DB5A65" w:rsidP="00A54CE7">
      <w:pPr>
        <w:numPr>
          <w:ilvl w:val="0"/>
          <w:numId w:val="36"/>
        </w:numPr>
        <w:shd w:val="clear" w:color="auto" w:fill="FFFFFF"/>
        <w:spacing w:after="0" w:line="360" w:lineRule="auto"/>
        <w:ind w:left="0"/>
        <w:rPr>
          <w:rFonts w:ascii="Times New Roman" w:hAnsi="Times New Roman" w:cs="Times New Roman"/>
          <w:color w:val="313131"/>
          <w:sz w:val="28"/>
          <w:szCs w:val="24"/>
        </w:rPr>
      </w:pPr>
      <w:r w:rsidRPr="00D27E57">
        <w:rPr>
          <w:rFonts w:ascii="Times New Roman" w:hAnsi="Times New Roman" w:cs="Times New Roman"/>
          <w:color w:val="FF0000"/>
          <w:sz w:val="28"/>
          <w:szCs w:val="24"/>
        </w:rPr>
        <w:t>Có thể chạy được giả lập mobile ngay trên web</w:t>
      </w:r>
      <w:r w:rsidRPr="00DB5A65">
        <w:rPr>
          <w:rFonts w:ascii="Times New Roman" w:hAnsi="Times New Roman" w:cs="Times New Roman"/>
          <w:color w:val="313131"/>
          <w:sz w:val="28"/>
          <w:szCs w:val="24"/>
        </w:rPr>
        <w:t>, tiện cho việc phát triển. Các bộ đo lường chỉ số hiệu suất được hỗ trợ sẵn giúp lập trình viên kiểm soát tốt hiệu suất của ứng dụng.</w:t>
      </w:r>
      <w:r w:rsidRPr="00DB5A65">
        <w:rPr>
          <w:rFonts w:ascii="Times New Roman" w:hAnsi="Times New Roman" w:cs="Times New Roman"/>
          <w:color w:val="313131"/>
          <w:sz w:val="28"/>
          <w:szCs w:val="24"/>
        </w:rPr>
        <w:br/>
      </w:r>
      <w:r w:rsidRPr="00DB5A65">
        <w:rPr>
          <w:rFonts w:ascii="Times New Roman" w:hAnsi="Times New Roman" w:cs="Times New Roman"/>
          <w:color w:val="313131"/>
          <w:sz w:val="28"/>
          <w:szCs w:val="24"/>
        </w:rPr>
        <w:lastRenderedPageBreak/>
        <w:t>– Có thể dùng để xây dựng các nền tảng gắn vào ứng dụng native để tăng hiệu suất.</w:t>
      </w:r>
    </w:p>
    <w:p w:rsidR="00DB5A65" w:rsidRPr="00DB5A65" w:rsidRDefault="00DB5A65" w:rsidP="00A54CE7">
      <w:pPr>
        <w:pStyle w:val="Heading4"/>
        <w:shd w:val="clear" w:color="auto" w:fill="FFFFFF"/>
        <w:spacing w:before="0" w:line="360" w:lineRule="auto"/>
        <w:rPr>
          <w:rFonts w:ascii="Times New Roman" w:hAnsi="Times New Roman" w:cs="Times New Roman"/>
          <w:color w:val="313131"/>
          <w:sz w:val="28"/>
          <w:szCs w:val="24"/>
        </w:rPr>
      </w:pPr>
      <w:r w:rsidRPr="00DB5A65">
        <w:rPr>
          <w:rFonts w:ascii="Times New Roman" w:hAnsi="Times New Roman" w:cs="Times New Roman"/>
          <w:color w:val="313131"/>
          <w:sz w:val="28"/>
          <w:szCs w:val="24"/>
        </w:rPr>
        <w:t>Flutter: Nhược điểm</w:t>
      </w:r>
    </w:p>
    <w:p w:rsidR="00DB5A65" w:rsidRPr="00DB5A65" w:rsidRDefault="00DB5A65" w:rsidP="00A54CE7">
      <w:pPr>
        <w:numPr>
          <w:ilvl w:val="0"/>
          <w:numId w:val="37"/>
        </w:numPr>
        <w:shd w:val="clear" w:color="auto" w:fill="FFFFFF"/>
        <w:spacing w:after="0" w:line="360" w:lineRule="auto"/>
        <w:ind w:left="0"/>
        <w:rPr>
          <w:rFonts w:ascii="Times New Roman" w:hAnsi="Times New Roman" w:cs="Times New Roman"/>
          <w:color w:val="313131"/>
          <w:sz w:val="28"/>
          <w:szCs w:val="24"/>
        </w:rPr>
      </w:pPr>
      <w:r w:rsidRPr="00DB5A65">
        <w:rPr>
          <w:rFonts w:ascii="Times New Roman" w:hAnsi="Times New Roman" w:cs="Times New Roman"/>
          <w:color w:val="313131"/>
          <w:sz w:val="28"/>
          <w:szCs w:val="24"/>
        </w:rPr>
        <w:t>Bộ render UI được nhóm phát triển gần như viết lại, không liên quan tới UI có sẵn của Framework native, dẫn đến memory sử dụng khá nhiều. Hơn nữa, các UI không đi chung với OS, mà được phát triển riêng, nghĩa là cùng 1 phiên bản Flutter khi tạo ra ứng dụng cho iOS thì iOS 8.x -&gt; 12.x đều y chang nhau, tương tự như với Android. Nhưng UI của Android thì tất nhiên khác với iOS.</w:t>
      </w:r>
    </w:p>
    <w:p w:rsidR="004D4C42" w:rsidRDefault="00DB5A65" w:rsidP="00A54CE7">
      <w:pPr>
        <w:numPr>
          <w:ilvl w:val="0"/>
          <w:numId w:val="37"/>
        </w:numPr>
        <w:shd w:val="clear" w:color="auto" w:fill="FFFFFF"/>
        <w:spacing w:after="0" w:line="360" w:lineRule="auto"/>
        <w:ind w:left="0"/>
        <w:rPr>
          <w:rFonts w:ascii="Times New Roman" w:hAnsi="Times New Roman" w:cs="Times New Roman"/>
          <w:color w:val="FF0000"/>
          <w:sz w:val="28"/>
          <w:szCs w:val="24"/>
        </w:rPr>
      </w:pPr>
      <w:r w:rsidRPr="00D27E57">
        <w:rPr>
          <w:rFonts w:ascii="Times New Roman" w:hAnsi="Times New Roman" w:cs="Times New Roman"/>
          <w:color w:val="FF0000"/>
          <w:sz w:val="28"/>
          <w:szCs w:val="24"/>
        </w:rPr>
        <w:t>Phải học thêm ngôn ngữ DART</w:t>
      </w:r>
      <w:r w:rsidRPr="00DB5A65">
        <w:rPr>
          <w:rFonts w:ascii="Times New Roman" w:hAnsi="Times New Roman" w:cs="Times New Roman"/>
          <w:color w:val="313131"/>
          <w:sz w:val="28"/>
          <w:szCs w:val="24"/>
        </w:rPr>
        <w:t xml:space="preserve">: lập trình viên biết về DART không nhiều, cũng có rủi ro </w:t>
      </w:r>
      <w:r w:rsidRPr="00D27E57">
        <w:rPr>
          <w:rFonts w:ascii="Times New Roman" w:hAnsi="Times New Roman" w:cs="Times New Roman"/>
          <w:color w:val="FF0000"/>
          <w:sz w:val="28"/>
          <w:szCs w:val="24"/>
        </w:rPr>
        <w:t xml:space="preserve">là học xong DART sẽ dính liền luôn với DART </w:t>
      </w:r>
      <w:r w:rsidRPr="00DB5A65">
        <w:rPr>
          <w:rFonts w:ascii="Times New Roman" w:hAnsi="Times New Roman" w:cs="Times New Roman"/>
          <w:color w:val="313131"/>
          <w:sz w:val="28"/>
          <w:szCs w:val="24"/>
        </w:rPr>
        <w:t xml:space="preserve">ở mảng phát triển ứng dụng mobile. </w:t>
      </w:r>
      <w:r w:rsidRPr="00D27E57">
        <w:rPr>
          <w:rFonts w:ascii="Times New Roman" w:hAnsi="Times New Roman" w:cs="Times New Roman"/>
          <w:color w:val="FF0000"/>
          <w:sz w:val="28"/>
          <w:szCs w:val="24"/>
        </w:rPr>
        <w:t>Chứ không uyển chuyển như JS hay Python có thể nhảy qua lại giữa front, back hay AI…</w:t>
      </w:r>
    </w:p>
    <w:p w:rsidR="008F074D" w:rsidRPr="008F074D" w:rsidRDefault="004D4C42" w:rsidP="00A54CE7">
      <w:pPr>
        <w:shd w:val="clear" w:color="auto" w:fill="FFFFFF"/>
        <w:spacing w:after="0" w:line="360" w:lineRule="auto"/>
        <w:jc w:val="center"/>
        <w:rPr>
          <w:rFonts w:asciiTheme="majorHAnsi" w:hAnsiTheme="majorHAnsi"/>
          <w:color w:val="353535"/>
          <w:sz w:val="36"/>
          <w:szCs w:val="24"/>
          <w:shd w:val="clear" w:color="auto" w:fill="FFFFFF"/>
        </w:rPr>
      </w:pPr>
      <w:r w:rsidRPr="008F074D">
        <w:rPr>
          <w:rFonts w:asciiTheme="majorHAnsi" w:hAnsiTheme="majorHAnsi" w:cs="Times New Roman"/>
          <w:b/>
          <w:color w:val="FF0000"/>
          <w:sz w:val="36"/>
          <w:szCs w:val="24"/>
        </w:rPr>
        <w:t>ĐỒ HỌA</w:t>
      </w:r>
      <w:r w:rsidR="008F074D" w:rsidRPr="008F074D">
        <w:rPr>
          <w:rFonts w:asciiTheme="majorHAnsi" w:hAnsiTheme="majorHAnsi"/>
          <w:color w:val="353535"/>
          <w:sz w:val="36"/>
          <w:szCs w:val="24"/>
          <w:shd w:val="clear" w:color="auto" w:fill="FFFFFF"/>
        </w:rPr>
        <w:t xml:space="preserve"> </w:t>
      </w:r>
    </w:p>
    <w:p w:rsidR="004D4C42" w:rsidRPr="008F074D" w:rsidRDefault="008F074D" w:rsidP="00A54CE7">
      <w:pPr>
        <w:shd w:val="clear" w:color="auto" w:fill="FFFFFF"/>
        <w:spacing w:after="0" w:line="360" w:lineRule="auto"/>
        <w:jc w:val="center"/>
        <w:rPr>
          <w:rFonts w:asciiTheme="majorHAnsi" w:hAnsiTheme="majorHAnsi" w:cs="Times New Roman"/>
          <w:b/>
          <w:color w:val="FF0000"/>
          <w:sz w:val="24"/>
          <w:szCs w:val="24"/>
        </w:rPr>
      </w:pPr>
      <w:r w:rsidRPr="008F074D">
        <w:rPr>
          <w:rFonts w:asciiTheme="majorHAnsi" w:hAnsiTheme="majorHAnsi"/>
          <w:color w:val="353535"/>
          <w:sz w:val="24"/>
          <w:szCs w:val="24"/>
          <w:shd w:val="clear" w:color="auto" w:fill="FFFFFF"/>
        </w:rPr>
        <w:t>Graphic Design được xem là loại hình nghệ thuật ứng dụng có sự kết hợp hình ảnh, chữ viết và ý tưởng một cách đầy sáng tạo để nhằm mục đích truyền đạt thông tin một cách hiệu quả và thú vị thông qua các hình thức ấn phẩm in ấn và trực tuyến.</w:t>
      </w:r>
    </w:p>
    <w:p w:rsidR="00A54CE7" w:rsidRPr="00695BF2" w:rsidRDefault="00A54CE7" w:rsidP="00A54CE7">
      <w:pPr>
        <w:shd w:val="clear" w:color="auto" w:fill="FFFFFF"/>
        <w:spacing w:after="0" w:line="360" w:lineRule="auto"/>
        <w:jc w:val="both"/>
        <w:rPr>
          <w:rFonts w:ascii="Times New Roman" w:hAnsi="Times New Roman" w:cs="Times New Roman"/>
          <w:b/>
          <w:color w:val="FF0000"/>
          <w:sz w:val="40"/>
          <w:szCs w:val="24"/>
        </w:rPr>
      </w:pPr>
      <w:r w:rsidRPr="00695BF2">
        <w:rPr>
          <w:b/>
          <w:color w:val="000000"/>
          <w:sz w:val="28"/>
          <w:szCs w:val="26"/>
          <w:shd w:val="clear" w:color="auto" w:fill="FFFFFF"/>
        </w:rPr>
        <w:t>Một trong những vấn đề cơ bản trong đồ họa trên thiết bị Android là màn hình có rất nhiều loại kích cỡ và hình dạng.</w:t>
      </w:r>
    </w:p>
    <w:p w:rsidR="00C85547" w:rsidRDefault="00C85547" w:rsidP="00A54CE7">
      <w:pPr>
        <w:shd w:val="clear" w:color="auto" w:fill="FFFFFF"/>
        <w:spacing w:after="0" w:line="360" w:lineRule="auto"/>
        <w:jc w:val="center"/>
        <w:rPr>
          <w:rFonts w:ascii="Times New Roman" w:hAnsi="Times New Roman" w:cs="Times New Roman"/>
          <w:b/>
          <w:color w:val="FF0000"/>
          <w:sz w:val="36"/>
          <w:szCs w:val="24"/>
        </w:rPr>
      </w:pPr>
      <w:r>
        <w:rPr>
          <w:rFonts w:ascii="Times New Roman" w:hAnsi="Times New Roman" w:cs="Times New Roman"/>
          <w:b/>
          <w:color w:val="FF0000"/>
          <w:sz w:val="36"/>
          <w:szCs w:val="24"/>
        </w:rPr>
        <w:t>OpenGL</w:t>
      </w:r>
      <w:r w:rsidR="00A54CE7">
        <w:rPr>
          <w:rFonts w:ascii="Times New Roman" w:hAnsi="Times New Roman" w:cs="Times New Roman"/>
          <w:b/>
          <w:color w:val="FF0000"/>
          <w:sz w:val="36"/>
          <w:szCs w:val="24"/>
        </w:rPr>
        <w:t xml:space="preserve"> (</w:t>
      </w:r>
      <w:r w:rsidR="00A54CE7" w:rsidRPr="00A54CE7">
        <w:rPr>
          <w:b/>
          <w:color w:val="000000"/>
          <w:sz w:val="26"/>
          <w:szCs w:val="26"/>
          <w:shd w:val="clear" w:color="auto" w:fill="FFFFFF"/>
        </w:rPr>
        <w:t>Open Graphics Library</w:t>
      </w:r>
      <w:r w:rsidR="00A54CE7">
        <w:rPr>
          <w:rFonts w:ascii="Times New Roman" w:hAnsi="Times New Roman" w:cs="Times New Roman"/>
          <w:b/>
          <w:color w:val="FF0000"/>
          <w:sz w:val="36"/>
          <w:szCs w:val="24"/>
        </w:rPr>
        <w:t>)</w:t>
      </w:r>
    </w:p>
    <w:p w:rsidR="00A54CE7" w:rsidRPr="00695BF2" w:rsidRDefault="00C85547" w:rsidP="00A54CE7">
      <w:pPr>
        <w:shd w:val="clear" w:color="auto" w:fill="FFFFFF"/>
        <w:spacing w:after="0" w:line="360" w:lineRule="auto"/>
        <w:ind w:firstLine="720"/>
        <w:jc w:val="both"/>
        <w:rPr>
          <w:rFonts w:ascii="Times New Roman" w:hAnsi="Times New Roman" w:cs="Times New Roman"/>
          <w:b/>
          <w:color w:val="00B050"/>
          <w:sz w:val="28"/>
          <w:szCs w:val="28"/>
        </w:rPr>
      </w:pPr>
      <w:r w:rsidRPr="00695BF2">
        <w:rPr>
          <w:rFonts w:ascii="Times New Roman" w:hAnsi="Times New Roman" w:cs="Times New Roman"/>
          <w:b/>
          <w:color w:val="00B050"/>
          <w:sz w:val="28"/>
          <w:szCs w:val="28"/>
        </w:rPr>
        <w:t xml:space="preserve">OpenGL là bộ thư viện đồ họa có khoảng 150 hàm giúp xây dựng các đối tượng và </w:t>
      </w:r>
      <w:r w:rsidR="00A54CE7" w:rsidRPr="00695BF2">
        <w:rPr>
          <w:rFonts w:ascii="Times New Roman" w:hAnsi="Times New Roman" w:cs="Times New Roman"/>
          <w:b/>
          <w:color w:val="00B050"/>
          <w:sz w:val="28"/>
          <w:szCs w:val="28"/>
        </w:rPr>
        <w:t>th</w:t>
      </w:r>
      <w:r w:rsidRPr="00695BF2">
        <w:rPr>
          <w:rFonts w:ascii="Times New Roman" w:hAnsi="Times New Roman" w:cs="Times New Roman"/>
          <w:b/>
          <w:color w:val="00B050"/>
          <w:sz w:val="28"/>
          <w:szCs w:val="28"/>
        </w:rPr>
        <w:t xml:space="preserve">ao tác cần thiết trong các ứng dụng tương tác 3D. </w:t>
      </w:r>
    </w:p>
    <w:p w:rsidR="00A54CE7" w:rsidRPr="001E46EB" w:rsidRDefault="00A54CE7" w:rsidP="00A54CE7">
      <w:pPr>
        <w:spacing w:after="0" w:line="360" w:lineRule="auto"/>
        <w:ind w:firstLine="720"/>
        <w:rPr>
          <w:rFonts w:ascii="Times New Roman" w:eastAsia="Times New Roman" w:hAnsi="Times New Roman" w:cs="Times New Roman"/>
          <w:color w:val="FF0000"/>
          <w:sz w:val="28"/>
          <w:szCs w:val="28"/>
          <w:shd w:val="clear" w:color="auto" w:fill="FFFFFF"/>
        </w:rPr>
      </w:pPr>
      <w:bookmarkStart w:id="22" w:name="name1"/>
      <w:r w:rsidRPr="00A54CE7">
        <w:rPr>
          <w:rFonts w:ascii="Times New Roman" w:eastAsia="Times New Roman" w:hAnsi="Times New Roman" w:cs="Times New Roman"/>
          <w:color w:val="000000"/>
          <w:sz w:val="28"/>
          <w:szCs w:val="28"/>
          <w:shd w:val="clear" w:color="auto" w:fill="FFFFFF"/>
        </w:rPr>
        <w:t xml:space="preserve">OpenGL được thiết kế như </w:t>
      </w:r>
      <w:r w:rsidRPr="00695BF2">
        <w:rPr>
          <w:rFonts w:ascii="Times New Roman" w:eastAsia="Times New Roman" w:hAnsi="Times New Roman" w:cs="Times New Roman"/>
          <w:color w:val="FF0000"/>
          <w:sz w:val="28"/>
          <w:szCs w:val="28"/>
          <w:shd w:val="clear" w:color="auto" w:fill="FFFFFF"/>
        </w:rPr>
        <w:t xml:space="preserve">một giao diện độc lập </w:t>
      </w:r>
      <w:r w:rsidRPr="00A54CE7">
        <w:rPr>
          <w:rFonts w:ascii="Times New Roman" w:eastAsia="Times New Roman" w:hAnsi="Times New Roman" w:cs="Times New Roman"/>
          <w:color w:val="000000"/>
          <w:sz w:val="28"/>
          <w:szCs w:val="28"/>
          <w:shd w:val="clear" w:color="auto" w:fill="FFFFFF"/>
        </w:rPr>
        <w:t xml:space="preserve">với phần cứng được sắp xếp hợp lý để </w:t>
      </w:r>
      <w:r w:rsidRPr="00695BF2">
        <w:rPr>
          <w:rFonts w:ascii="Times New Roman" w:eastAsia="Times New Roman" w:hAnsi="Times New Roman" w:cs="Times New Roman"/>
          <w:color w:val="FF0000"/>
          <w:sz w:val="28"/>
          <w:szCs w:val="28"/>
          <w:shd w:val="clear" w:color="auto" w:fill="FFFFFF"/>
        </w:rPr>
        <w:t>được triển khai trên nhiều nền tảng phần cứng khác nhau</w:t>
      </w:r>
      <w:r w:rsidRPr="00A54CE7">
        <w:rPr>
          <w:rFonts w:ascii="Times New Roman" w:eastAsia="Times New Roman" w:hAnsi="Times New Roman" w:cs="Times New Roman"/>
          <w:color w:val="000000"/>
          <w:sz w:val="28"/>
          <w:szCs w:val="28"/>
          <w:shd w:val="clear" w:color="auto" w:fill="FFFFFF"/>
        </w:rPr>
        <w:t xml:space="preserve">. Để đạt được những phẩm chất này, không có lệnh nào để thực hiện các tác vụ cửa sổ hoặc lấy đầu vào của người dùng được đưa vào OpenGL; thay vào đó, bạn phải làm việc thông qua bất kỳ hệ thống cửa sổ nào kiểm soát phần cứng cụ thể mà bạn đang sử dụng. Tương tự, </w:t>
      </w:r>
      <w:r w:rsidRPr="00695BF2">
        <w:rPr>
          <w:rFonts w:ascii="Times New Roman" w:eastAsia="Times New Roman" w:hAnsi="Times New Roman" w:cs="Times New Roman"/>
          <w:color w:val="FF0000"/>
          <w:sz w:val="28"/>
          <w:szCs w:val="28"/>
          <w:shd w:val="clear" w:color="auto" w:fill="FFFFFF"/>
        </w:rPr>
        <w:t>OpenGL không cung cấp các lệnh cấp cao để mô tả các mô hình của các đối tượng ba chiều</w:t>
      </w:r>
      <w:r w:rsidRPr="00A54CE7">
        <w:rPr>
          <w:rFonts w:ascii="Times New Roman" w:eastAsia="Times New Roman" w:hAnsi="Times New Roman" w:cs="Times New Roman"/>
          <w:color w:val="000000"/>
          <w:sz w:val="28"/>
          <w:szCs w:val="28"/>
          <w:shd w:val="clear" w:color="auto" w:fill="FFFFFF"/>
        </w:rPr>
        <w:t xml:space="preserve">. Các lệnh như vậy có thể cho phép </w:t>
      </w:r>
      <w:r w:rsidRPr="00A54CE7">
        <w:rPr>
          <w:rFonts w:ascii="Times New Roman" w:eastAsia="Times New Roman" w:hAnsi="Times New Roman" w:cs="Times New Roman"/>
          <w:color w:val="000000"/>
          <w:sz w:val="28"/>
          <w:szCs w:val="28"/>
          <w:shd w:val="clear" w:color="auto" w:fill="FFFFFF"/>
        </w:rPr>
        <w:lastRenderedPageBreak/>
        <w:t>bạn chỉ định các hình dạng tương đối phức tạp như ô tô, các bộ phận của cơ thể, máy bay hoặc phân tử. </w:t>
      </w:r>
      <w:r w:rsidRPr="001E46EB">
        <w:rPr>
          <w:rFonts w:ascii="Times New Roman" w:eastAsia="Times New Roman" w:hAnsi="Times New Roman" w:cs="Times New Roman"/>
          <w:color w:val="FF0000"/>
          <w:sz w:val="28"/>
          <w:szCs w:val="28"/>
          <w:shd w:val="clear" w:color="auto" w:fill="FFFFFF"/>
        </w:rPr>
        <w:t>Với OpenGL, bạn phải xây dựng mô hình mong muốn của mình từ một nhóm nhỏ </w:t>
      </w:r>
      <w:r w:rsidRPr="001E46EB">
        <w:rPr>
          <w:rFonts w:ascii="Times New Roman" w:eastAsia="Times New Roman" w:hAnsi="Times New Roman" w:cs="Times New Roman"/>
          <w:i/>
          <w:iCs/>
          <w:color w:val="FF0000"/>
          <w:sz w:val="28"/>
          <w:szCs w:val="28"/>
          <w:shd w:val="clear" w:color="auto" w:fill="FFFFFF"/>
        </w:rPr>
        <w:t>nguyên thủy hình học</w:t>
      </w:r>
      <w:r w:rsidRPr="001E46EB">
        <w:rPr>
          <w:rFonts w:ascii="Times New Roman" w:eastAsia="Times New Roman" w:hAnsi="Times New Roman" w:cs="Times New Roman"/>
          <w:color w:val="FF0000"/>
          <w:sz w:val="28"/>
          <w:szCs w:val="28"/>
          <w:shd w:val="clear" w:color="auto" w:fill="FFFFFF"/>
        </w:rPr>
        <w:t> - điểm, đường và đa giác.</w:t>
      </w:r>
    </w:p>
    <w:bookmarkEnd w:id="22"/>
    <w:p w:rsidR="00A54CE7" w:rsidRDefault="00A54CE7" w:rsidP="00A54CE7">
      <w:pPr>
        <w:shd w:val="clear" w:color="auto" w:fill="FFFFFF"/>
        <w:spacing w:after="0" w:line="360" w:lineRule="auto"/>
        <w:jc w:val="both"/>
        <w:rPr>
          <w:rFonts w:ascii="Times New Roman" w:hAnsi="Times New Roman" w:cs="Times New Roman"/>
          <w:sz w:val="28"/>
          <w:szCs w:val="28"/>
        </w:rPr>
      </w:pPr>
    </w:p>
    <w:p w:rsidR="00A54CE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t xml:space="preserve">Những thứ </w:t>
      </w:r>
      <w:r w:rsidRPr="001E46EB">
        <w:rPr>
          <w:rFonts w:ascii="Times New Roman" w:hAnsi="Times New Roman" w:cs="Times New Roman"/>
          <w:b/>
          <w:color w:val="00B050"/>
          <w:sz w:val="28"/>
          <w:szCs w:val="28"/>
        </w:rPr>
        <w:t xml:space="preserve">OpenGL không hỗ trợ </w:t>
      </w:r>
    </w:p>
    <w:p w:rsidR="00A54CE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sym w:font="Symbol" w:char="F0B7"/>
      </w:r>
      <w:r w:rsidRPr="00C85547">
        <w:rPr>
          <w:rFonts w:ascii="Times New Roman" w:hAnsi="Times New Roman" w:cs="Times New Roman"/>
          <w:sz w:val="28"/>
          <w:szCs w:val="28"/>
        </w:rPr>
        <w:t xml:space="preserve"> bản thân </w:t>
      </w:r>
      <w:r w:rsidRPr="001E46EB">
        <w:rPr>
          <w:rFonts w:ascii="Times New Roman" w:hAnsi="Times New Roman" w:cs="Times New Roman"/>
          <w:color w:val="FF0000"/>
          <w:sz w:val="28"/>
          <w:szCs w:val="28"/>
        </w:rPr>
        <w:t>OpenGL không có sẵn các hàm nhập xuất hay thao tác trên window</w:t>
      </w:r>
      <w:r w:rsidRPr="00C85547">
        <w:rPr>
          <w:rFonts w:ascii="Times New Roman" w:hAnsi="Times New Roman" w:cs="Times New Roman"/>
          <w:sz w:val="28"/>
          <w:szCs w:val="28"/>
        </w:rPr>
        <w:t xml:space="preserve">, </w:t>
      </w:r>
      <w:r w:rsidRPr="00C85547">
        <w:rPr>
          <w:rFonts w:ascii="Times New Roman" w:hAnsi="Times New Roman" w:cs="Times New Roman"/>
          <w:sz w:val="28"/>
          <w:szCs w:val="28"/>
        </w:rPr>
        <w:sym w:font="Symbol" w:char="F0B7"/>
      </w:r>
      <w:r w:rsidRPr="00C85547">
        <w:rPr>
          <w:rFonts w:ascii="Times New Roman" w:hAnsi="Times New Roman" w:cs="Times New Roman"/>
          <w:sz w:val="28"/>
          <w:szCs w:val="28"/>
        </w:rPr>
        <w:t xml:space="preserve"> </w:t>
      </w:r>
      <w:r w:rsidRPr="00CF0A7E">
        <w:rPr>
          <w:rFonts w:ascii="Times New Roman" w:hAnsi="Times New Roman" w:cs="Times New Roman"/>
          <w:color w:val="FF0000"/>
          <w:sz w:val="28"/>
          <w:szCs w:val="28"/>
        </w:rPr>
        <w:t xml:space="preserve">OpenGL không có sẵn các hàm cấp cao để xây dựng các mô hình đối tượng, thay vào đó, người dùng phải tự xây dựng từ các thành phần hình học cơ bản ( điểm, đoạn thẳng, đa giác). </w:t>
      </w:r>
    </w:p>
    <w:p w:rsidR="00A54CE7" w:rsidRPr="00CF0A7E" w:rsidRDefault="00C85547" w:rsidP="00A54CE7">
      <w:pPr>
        <w:shd w:val="clear" w:color="auto" w:fill="FFFFFF"/>
        <w:spacing w:after="0" w:line="360" w:lineRule="auto"/>
        <w:jc w:val="both"/>
        <w:rPr>
          <w:rFonts w:ascii="Times New Roman" w:hAnsi="Times New Roman" w:cs="Times New Roman"/>
          <w:sz w:val="32"/>
          <w:szCs w:val="28"/>
        </w:rPr>
      </w:pPr>
      <w:r w:rsidRPr="00C85547">
        <w:rPr>
          <w:rFonts w:ascii="Times New Roman" w:hAnsi="Times New Roman" w:cs="Times New Roman"/>
          <w:sz w:val="28"/>
          <w:szCs w:val="28"/>
        </w:rPr>
        <w:t xml:space="preserve">Rất may là một số </w:t>
      </w:r>
      <w:r w:rsidRPr="00123164">
        <w:rPr>
          <w:rFonts w:ascii="Times New Roman" w:hAnsi="Times New Roman" w:cs="Times New Roman"/>
          <w:color w:val="FF0000"/>
          <w:sz w:val="28"/>
          <w:szCs w:val="28"/>
        </w:rPr>
        <w:t xml:space="preserve">thư viện cung cấp sẵn một số hàm cấp cao được xây dựng nên từ OpenGL. GLUT (OpenGL Utility Toolkit) </w:t>
      </w:r>
      <w:r w:rsidRPr="00C85547">
        <w:rPr>
          <w:rFonts w:ascii="Times New Roman" w:hAnsi="Times New Roman" w:cs="Times New Roman"/>
          <w:sz w:val="28"/>
          <w:szCs w:val="28"/>
        </w:rPr>
        <w:t xml:space="preserve">là một trong số đó và được sử dụng rộng rãi. Trong tài liệu này, chúng ta sẽ sử dụng chủ yếu là OpenGL và </w:t>
      </w:r>
      <w:r w:rsidRPr="00CF0A7E">
        <w:rPr>
          <w:rFonts w:ascii="Times New Roman" w:hAnsi="Times New Roman" w:cs="Times New Roman"/>
          <w:sz w:val="32"/>
          <w:szCs w:val="28"/>
        </w:rPr>
        <w:t xml:space="preserve">GLUT. </w:t>
      </w:r>
    </w:p>
    <w:p w:rsidR="00695BF2" w:rsidRPr="00CF0A7E" w:rsidRDefault="00695BF2" w:rsidP="00695BF2">
      <w:pPr>
        <w:shd w:val="clear" w:color="auto" w:fill="FFFFFF"/>
        <w:spacing w:after="0" w:line="360" w:lineRule="auto"/>
        <w:rPr>
          <w:rFonts w:ascii="Arial" w:eastAsia="Times New Roman" w:hAnsi="Arial" w:cs="Arial"/>
          <w:sz w:val="28"/>
          <w:szCs w:val="24"/>
        </w:rPr>
      </w:pPr>
      <w:r w:rsidRPr="00CF0A7E">
        <w:rPr>
          <w:rFonts w:ascii="inherit" w:eastAsia="Times New Roman" w:hAnsi="inherit" w:cs="Arial"/>
          <w:sz w:val="28"/>
          <w:szCs w:val="24"/>
          <w:bdr w:val="none" w:sz="0" w:space="0" w:color="auto" w:frame="1"/>
        </w:rPr>
        <w:t xml:space="preserve">OpenGL được thiết kế nhằm thỏa mãn </w:t>
      </w:r>
      <w:r w:rsidRPr="00123164">
        <w:rPr>
          <w:rFonts w:ascii="inherit" w:eastAsia="Times New Roman" w:hAnsi="inherit" w:cs="Arial"/>
          <w:color w:val="FF0000"/>
          <w:sz w:val="28"/>
          <w:szCs w:val="24"/>
          <w:bdr w:val="none" w:sz="0" w:space="0" w:color="auto" w:frame="1"/>
        </w:rPr>
        <w:t xml:space="preserve">mục đích chính </w:t>
      </w:r>
      <w:r w:rsidRPr="00CF0A7E">
        <w:rPr>
          <w:rFonts w:ascii="inherit" w:eastAsia="Times New Roman" w:hAnsi="inherit" w:cs="Arial"/>
          <w:sz w:val="28"/>
          <w:szCs w:val="24"/>
          <w:bdr w:val="none" w:sz="0" w:space="0" w:color="auto" w:frame="1"/>
        </w:rPr>
        <w:t>sau:</w:t>
      </w:r>
    </w:p>
    <w:p w:rsidR="00695BF2" w:rsidRPr="00CF0A7E" w:rsidRDefault="00695BF2" w:rsidP="00695BF2">
      <w:pPr>
        <w:shd w:val="clear" w:color="auto" w:fill="FFFFFF"/>
        <w:spacing w:after="0" w:line="360" w:lineRule="auto"/>
        <w:rPr>
          <w:rFonts w:ascii="Arial" w:eastAsia="Times New Roman" w:hAnsi="Arial" w:cs="Arial"/>
          <w:color w:val="FF0000"/>
          <w:sz w:val="28"/>
          <w:szCs w:val="24"/>
        </w:rPr>
      </w:pPr>
      <w:r w:rsidRPr="00CF0A7E">
        <w:rPr>
          <w:rFonts w:ascii="inherit" w:eastAsia="Times New Roman" w:hAnsi="inherit" w:cs="Arial"/>
          <w:sz w:val="28"/>
          <w:szCs w:val="24"/>
          <w:bdr w:val="none" w:sz="0" w:space="0" w:color="auto" w:frame="1"/>
        </w:rPr>
        <w:t xml:space="preserve">- </w:t>
      </w:r>
      <w:r w:rsidRPr="00CF0A7E">
        <w:rPr>
          <w:rFonts w:ascii="inherit" w:eastAsia="Times New Roman" w:hAnsi="inherit" w:cs="Arial"/>
          <w:color w:val="FF0000"/>
          <w:sz w:val="28"/>
          <w:szCs w:val="24"/>
          <w:bdr w:val="none" w:sz="0" w:space="0" w:color="auto" w:frame="1"/>
        </w:rPr>
        <w:t>Đơn giản hóa việc tương tác giữa các mô hình không gian 3 chiều bằng một giao diện lập trình thống nhất.</w:t>
      </w:r>
    </w:p>
    <w:p w:rsidR="00695BF2" w:rsidRPr="00CF0A7E" w:rsidRDefault="00695BF2" w:rsidP="00695BF2">
      <w:pPr>
        <w:shd w:val="clear" w:color="auto" w:fill="FFFFFF"/>
        <w:spacing w:after="0" w:line="360" w:lineRule="auto"/>
        <w:rPr>
          <w:rFonts w:ascii="Arial" w:eastAsia="Times New Roman" w:hAnsi="Arial" w:cs="Arial"/>
          <w:sz w:val="28"/>
          <w:szCs w:val="24"/>
        </w:rPr>
      </w:pPr>
      <w:r w:rsidRPr="00CF0A7E">
        <w:rPr>
          <w:rFonts w:ascii="inherit" w:eastAsia="Times New Roman" w:hAnsi="inherit" w:cs="Arial"/>
          <w:sz w:val="28"/>
          <w:szCs w:val="24"/>
          <w:bdr w:val="none" w:sz="0" w:space="0" w:color="auto" w:frame="1"/>
        </w:rPr>
        <w:t>- Hỗ trợ tối đa các chức năng của giao diện OpenGL bằng cách ép buộc các phần cứng 3 chiều khác nhau phải tương thích. Ngay cả khi không thể ép phần cứng hỗ trợ hoàn toàn, OpenGL có thể yêu cầu hệ thống sử dụng thêm sức mạnh phần mềm để xử lý.</w:t>
      </w:r>
    </w:p>
    <w:p w:rsidR="00695BF2" w:rsidRPr="00CF0A7E" w:rsidRDefault="00695BF2" w:rsidP="00695BF2">
      <w:pPr>
        <w:shd w:val="clear" w:color="auto" w:fill="FFFFFF"/>
        <w:spacing w:after="0" w:line="360" w:lineRule="auto"/>
        <w:rPr>
          <w:rFonts w:ascii="Arial" w:eastAsia="Times New Roman" w:hAnsi="Arial" w:cs="Arial"/>
          <w:sz w:val="28"/>
          <w:szCs w:val="24"/>
        </w:rPr>
      </w:pPr>
      <w:r w:rsidRPr="00CF0A7E">
        <w:rPr>
          <w:rFonts w:ascii="inherit" w:eastAsia="Times New Roman" w:hAnsi="inherit" w:cs="Arial"/>
          <w:sz w:val="28"/>
          <w:szCs w:val="24"/>
          <w:bdr w:val="none" w:sz="0" w:space="0" w:color="auto" w:frame="1"/>
        </w:rPr>
        <w:t>- Tiêu chuẩn OpenGL nhận các nguyên hàm hình học như điểm, đường thẳng và đa giác rồi chuyển thành các điểm đồ họa (pixel) trên màn hình. Quá trình này được thực hiện thông qua luồng ống dẫn đồ họa (thuật ngữ graphics pipeline). Một tên gọi khác của OpenGL cũng được giới kỹ thuật chia sẻ đó là bộ máy trạng thái OpenGL.</w:t>
      </w:r>
    </w:p>
    <w:p w:rsidR="00A54CE7" w:rsidRPr="00123164" w:rsidRDefault="00C85547" w:rsidP="00A54CE7">
      <w:pPr>
        <w:shd w:val="clear" w:color="auto" w:fill="FFFFFF"/>
        <w:spacing w:after="0" w:line="360" w:lineRule="auto"/>
        <w:jc w:val="both"/>
        <w:rPr>
          <w:rFonts w:ascii="Times New Roman" w:hAnsi="Times New Roman" w:cs="Times New Roman"/>
          <w:color w:val="FF0000"/>
          <w:sz w:val="28"/>
          <w:szCs w:val="28"/>
        </w:rPr>
      </w:pPr>
      <w:r w:rsidRPr="00123164">
        <w:rPr>
          <w:rFonts w:ascii="Times New Roman" w:hAnsi="Times New Roman" w:cs="Times New Roman"/>
          <w:color w:val="FF0000"/>
          <w:sz w:val="28"/>
          <w:szCs w:val="28"/>
        </w:rPr>
        <w:t xml:space="preserve">Những thứ OpenGL hỗ trợ là các hàm đồ họa </w:t>
      </w:r>
    </w:p>
    <w:p w:rsidR="00A54CE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sym w:font="Symbol" w:char="F0B7"/>
      </w:r>
      <w:r w:rsidRPr="00C85547">
        <w:rPr>
          <w:rFonts w:ascii="Times New Roman" w:hAnsi="Times New Roman" w:cs="Times New Roman"/>
          <w:sz w:val="28"/>
          <w:szCs w:val="28"/>
        </w:rPr>
        <w:t xml:space="preserve"> xây dựng các đối tượng phức tạp từ các thành phần hình học cơ bản (điểm, đoạn, đa giác, ảnh, bitmap), </w:t>
      </w:r>
    </w:p>
    <w:p w:rsidR="00A54CE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lastRenderedPageBreak/>
        <w:sym w:font="Symbol" w:char="F0B7"/>
      </w:r>
      <w:r w:rsidRPr="00C85547">
        <w:rPr>
          <w:rFonts w:ascii="Times New Roman" w:hAnsi="Times New Roman" w:cs="Times New Roman"/>
          <w:sz w:val="28"/>
          <w:szCs w:val="28"/>
        </w:rPr>
        <w:t xml:space="preserve"> sắp xếp đối tượng trong 3D và chọn điểm thuận lợi để quan sát, </w:t>
      </w:r>
    </w:p>
    <w:p w:rsidR="00A54CE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sym w:font="Symbol" w:char="F0B7"/>
      </w:r>
      <w:r w:rsidRPr="00C85547">
        <w:rPr>
          <w:rFonts w:ascii="Times New Roman" w:hAnsi="Times New Roman" w:cs="Times New Roman"/>
          <w:sz w:val="28"/>
          <w:szCs w:val="28"/>
        </w:rPr>
        <w:t xml:space="preserve"> tính toán màu sắc của các đối tượng (màu sắc của đối tượng được quy định bởi điều kiện chiếu sáng, texture của đối tượng, mô hình được xây dựng hoặc là kết hợp của cả 3 yếu tố đó), </w:t>
      </w:r>
    </w:p>
    <w:p w:rsidR="00C85547" w:rsidRDefault="00C85547" w:rsidP="00A54CE7">
      <w:pPr>
        <w:shd w:val="clear" w:color="auto" w:fill="FFFFFF"/>
        <w:spacing w:after="0" w:line="360" w:lineRule="auto"/>
        <w:jc w:val="both"/>
        <w:rPr>
          <w:rFonts w:ascii="Times New Roman" w:hAnsi="Times New Roman" w:cs="Times New Roman"/>
          <w:sz w:val="28"/>
          <w:szCs w:val="28"/>
        </w:rPr>
      </w:pPr>
      <w:r w:rsidRPr="00C85547">
        <w:rPr>
          <w:rFonts w:ascii="Times New Roman" w:hAnsi="Times New Roman" w:cs="Times New Roman"/>
          <w:sz w:val="28"/>
          <w:szCs w:val="28"/>
        </w:rPr>
        <w:sym w:font="Symbol" w:char="F0B7"/>
      </w:r>
      <w:r w:rsidRPr="00C85547">
        <w:rPr>
          <w:rFonts w:ascii="Times New Roman" w:hAnsi="Times New Roman" w:cs="Times New Roman"/>
          <w:sz w:val="28"/>
          <w:szCs w:val="28"/>
        </w:rPr>
        <w:t xml:space="preserve"> biến đổi những mô tả toán học của đối tượng và thông tin màu sắc thành các pixel trên màn hình (quá trình này được gọi là resterization). 2. Cấu trúc lệnh trong OpenGL OpenGL sử dụng tiền tố gl và tiếp theo đó là những từ được viết hoa ở chữ cái đầu để tạo nên tên của một lệnh, ví dụ glClearColor(). Tương tự, OpenGL đặt tên các hằng số bắt đầu bằng GL_ và các từ tiếp sau đều được viết hoa và cách nhau bởi dấu ‘_’, ví dụ: GL_COLOR_BUFFER_BIT.</w:t>
      </w:r>
    </w:p>
    <w:p w:rsidR="00A54CE7" w:rsidRPr="00123164" w:rsidRDefault="00A54CE7" w:rsidP="00A54CE7">
      <w:pPr>
        <w:shd w:val="clear" w:color="auto" w:fill="FFFFFF"/>
        <w:spacing w:after="0" w:line="360" w:lineRule="auto"/>
        <w:jc w:val="both"/>
        <w:rPr>
          <w:color w:val="FF0000"/>
          <w:sz w:val="28"/>
          <w:szCs w:val="28"/>
        </w:rPr>
      </w:pPr>
      <w:r w:rsidRPr="00123164">
        <w:rPr>
          <w:b/>
          <w:color w:val="FF0000"/>
          <w:sz w:val="28"/>
          <w:szCs w:val="28"/>
        </w:rPr>
        <w:t>OpenGL Utility Toolkit (GLUT)</w:t>
      </w:r>
      <w:r w:rsidRPr="00123164">
        <w:rPr>
          <w:color w:val="FF0000"/>
          <w:sz w:val="28"/>
          <w:szCs w:val="28"/>
        </w:rPr>
        <w:t xml:space="preserve"> Để khắc phục một số </w:t>
      </w:r>
      <w:r w:rsidRPr="00123164">
        <w:rPr>
          <w:b/>
          <w:color w:val="FF0000"/>
          <w:sz w:val="28"/>
          <w:szCs w:val="28"/>
        </w:rPr>
        <w:t>nhược điểm</w:t>
      </w:r>
      <w:r w:rsidRPr="00123164">
        <w:rPr>
          <w:color w:val="FF0000"/>
          <w:sz w:val="28"/>
          <w:szCs w:val="28"/>
        </w:rPr>
        <w:t xml:space="preserve"> của OpenGL, GLUT được tạo ra với với nhiều hàm hỗ trợ </w:t>
      </w:r>
    </w:p>
    <w:p w:rsidR="00A54CE7" w:rsidRPr="00123164" w:rsidRDefault="00A54CE7" w:rsidP="00A54CE7">
      <w:pPr>
        <w:shd w:val="clear" w:color="auto" w:fill="FFFFFF"/>
        <w:spacing w:after="0" w:line="360" w:lineRule="auto"/>
        <w:jc w:val="both"/>
        <w:rPr>
          <w:color w:val="FF0000"/>
          <w:sz w:val="28"/>
          <w:szCs w:val="28"/>
        </w:rPr>
      </w:pPr>
      <w:r w:rsidRPr="00123164">
        <w:rPr>
          <w:color w:val="FF0000"/>
          <w:sz w:val="28"/>
          <w:szCs w:val="28"/>
        </w:rPr>
        <w:sym w:font="Symbol" w:char="F0B7"/>
      </w:r>
      <w:r w:rsidRPr="00123164">
        <w:rPr>
          <w:color w:val="FF0000"/>
          <w:sz w:val="28"/>
          <w:szCs w:val="28"/>
        </w:rPr>
        <w:t xml:space="preserve"> quản lý window </w:t>
      </w:r>
    </w:p>
    <w:p w:rsidR="00A54CE7" w:rsidRPr="00123164" w:rsidRDefault="00A54CE7" w:rsidP="00A54CE7">
      <w:pPr>
        <w:shd w:val="clear" w:color="auto" w:fill="FFFFFF"/>
        <w:spacing w:after="0" w:line="360" w:lineRule="auto"/>
        <w:jc w:val="both"/>
        <w:rPr>
          <w:color w:val="FF0000"/>
          <w:sz w:val="28"/>
          <w:szCs w:val="28"/>
        </w:rPr>
      </w:pPr>
      <w:r w:rsidRPr="00123164">
        <w:rPr>
          <w:color w:val="FF0000"/>
          <w:sz w:val="28"/>
          <w:szCs w:val="28"/>
        </w:rPr>
        <w:sym w:font="Symbol" w:char="F0B7"/>
      </w:r>
      <w:r w:rsidRPr="00123164">
        <w:rPr>
          <w:color w:val="FF0000"/>
          <w:sz w:val="28"/>
          <w:szCs w:val="28"/>
        </w:rPr>
        <w:t xml:space="preserve"> display callback </w:t>
      </w:r>
    </w:p>
    <w:p w:rsidR="00A54CE7" w:rsidRPr="00123164" w:rsidRDefault="00A54CE7" w:rsidP="00A54CE7">
      <w:pPr>
        <w:shd w:val="clear" w:color="auto" w:fill="FFFFFF"/>
        <w:spacing w:after="0" w:line="360" w:lineRule="auto"/>
        <w:jc w:val="both"/>
        <w:rPr>
          <w:color w:val="FF0000"/>
          <w:sz w:val="28"/>
          <w:szCs w:val="28"/>
        </w:rPr>
      </w:pPr>
      <w:r w:rsidRPr="00123164">
        <w:rPr>
          <w:color w:val="FF0000"/>
          <w:sz w:val="28"/>
          <w:szCs w:val="28"/>
        </w:rPr>
        <w:sym w:font="Symbol" w:char="F0B7"/>
      </w:r>
      <w:r w:rsidRPr="00123164">
        <w:rPr>
          <w:color w:val="FF0000"/>
          <w:sz w:val="28"/>
          <w:szCs w:val="28"/>
        </w:rPr>
        <w:t xml:space="preserve"> nhập xuất (bàn phím, chuột,…) </w:t>
      </w:r>
    </w:p>
    <w:p w:rsidR="00A54CE7" w:rsidRPr="00123164" w:rsidRDefault="00A54CE7" w:rsidP="00A54CE7">
      <w:pPr>
        <w:shd w:val="clear" w:color="auto" w:fill="FFFFFF"/>
        <w:spacing w:after="0" w:line="360" w:lineRule="auto"/>
        <w:jc w:val="both"/>
        <w:rPr>
          <w:rFonts w:ascii="Times New Roman" w:hAnsi="Times New Roman" w:cs="Times New Roman"/>
          <w:b/>
          <w:color w:val="FF0000"/>
          <w:sz w:val="28"/>
          <w:szCs w:val="28"/>
        </w:rPr>
      </w:pPr>
      <w:r w:rsidRPr="00123164">
        <w:rPr>
          <w:color w:val="FF0000"/>
          <w:sz w:val="28"/>
          <w:szCs w:val="28"/>
        </w:rPr>
        <w:sym w:font="Symbol" w:char="F0B7"/>
      </w:r>
      <w:r w:rsidRPr="00123164">
        <w:rPr>
          <w:color w:val="FF0000"/>
          <w:sz w:val="28"/>
          <w:szCs w:val="28"/>
        </w:rPr>
        <w:t xml:space="preserve"> vẽ một số đối tượng 3D phức tạp (mặt cầu, khối hộp,…)</w:t>
      </w:r>
    </w:p>
    <w:p w:rsidR="00C85547" w:rsidRPr="00A54CE7" w:rsidRDefault="00C85547" w:rsidP="00A54CE7">
      <w:pPr>
        <w:shd w:val="clear" w:color="auto" w:fill="FFFFFF"/>
        <w:spacing w:after="0" w:line="360" w:lineRule="auto"/>
        <w:rPr>
          <w:rFonts w:ascii="Arial" w:eastAsia="Times New Roman" w:hAnsi="Arial" w:cs="Arial"/>
          <w:b/>
          <w:color w:val="00B050"/>
          <w:sz w:val="23"/>
          <w:szCs w:val="23"/>
        </w:rPr>
      </w:pPr>
      <w:r w:rsidRPr="004D4C42">
        <w:rPr>
          <w:rFonts w:ascii="Arial" w:eastAsia="Times New Roman" w:hAnsi="Arial" w:cs="Arial"/>
          <w:b/>
          <w:color w:val="00B050"/>
          <w:sz w:val="23"/>
          <w:szCs w:val="23"/>
        </w:rPr>
        <w:t>Opengl ES chủ yếu được sử dụng trên điện thoại di động và web (webgl). Theo thông số kỹ thuật, trình điều khiển opengl máy tính để bàn của bạn có thể hỗ trợ tất cả opengl es apis.</w:t>
      </w:r>
    </w:p>
    <w:p w:rsidR="00C85547" w:rsidRPr="00C85547" w:rsidRDefault="00C85547" w:rsidP="00A54CE7">
      <w:pPr>
        <w:shd w:val="clear" w:color="auto" w:fill="FFFFFF"/>
        <w:spacing w:after="0" w:line="360" w:lineRule="auto"/>
        <w:jc w:val="both"/>
        <w:rPr>
          <w:rFonts w:ascii="Times New Roman" w:hAnsi="Times New Roman" w:cs="Times New Roman"/>
          <w:b/>
          <w:color w:val="FF0000"/>
          <w:sz w:val="28"/>
          <w:szCs w:val="28"/>
        </w:rPr>
      </w:pPr>
      <w:r w:rsidRPr="00C85547">
        <w:rPr>
          <w:rFonts w:ascii="Times New Roman" w:hAnsi="Times New Roman" w:cs="Times New Roman"/>
          <w:b/>
          <w:color w:val="FF0000"/>
          <w:sz w:val="28"/>
          <w:szCs w:val="28"/>
          <w:shd w:val="clear" w:color="auto" w:fill="FFFFFF"/>
        </w:rPr>
        <w:t>OpenGL ES (và OpenGL) </w:t>
      </w:r>
      <w:hyperlink r:id="rId45" w:tooltip="Khấu hao" w:history="1">
        <w:r w:rsidRPr="00C85547">
          <w:rPr>
            <w:rStyle w:val="Hyperlink"/>
            <w:rFonts w:ascii="Times New Roman" w:hAnsi="Times New Roman" w:cs="Times New Roman"/>
            <w:b/>
            <w:color w:val="FF0000"/>
            <w:sz w:val="28"/>
            <w:szCs w:val="28"/>
            <w:u w:val="none"/>
            <w:shd w:val="clear" w:color="auto" w:fill="FFFFFF"/>
          </w:rPr>
          <w:t>không được hỗ trợ</w:t>
        </w:r>
      </w:hyperlink>
      <w:r w:rsidRPr="00C85547">
        <w:rPr>
          <w:rFonts w:ascii="Times New Roman" w:hAnsi="Times New Roman" w:cs="Times New Roman"/>
          <w:b/>
          <w:color w:val="FF0000"/>
          <w:sz w:val="28"/>
          <w:szCs w:val="28"/>
          <w:shd w:val="clear" w:color="auto" w:fill="FFFFFF"/>
        </w:rPr>
        <w:t> trong các hệ điều hành của Apple, nhưng vẫn hoạt động tối thiểu trên iOS 12.</w:t>
      </w:r>
    </w:p>
    <w:p w:rsidR="00C85547" w:rsidRDefault="00C85547" w:rsidP="00A54CE7">
      <w:pPr>
        <w:shd w:val="clear" w:color="auto" w:fill="FFFFFF"/>
        <w:spacing w:after="0" w:line="360" w:lineRule="auto"/>
        <w:jc w:val="center"/>
        <w:rPr>
          <w:rFonts w:ascii="Times New Roman" w:hAnsi="Times New Roman" w:cs="Times New Roman"/>
          <w:b/>
          <w:color w:val="FF0000"/>
          <w:sz w:val="36"/>
          <w:szCs w:val="24"/>
        </w:rPr>
      </w:pPr>
      <w:r>
        <w:rPr>
          <w:rFonts w:ascii="Times New Roman" w:hAnsi="Times New Roman" w:cs="Times New Roman"/>
          <w:b/>
          <w:color w:val="FF0000"/>
          <w:sz w:val="36"/>
          <w:szCs w:val="24"/>
        </w:rPr>
        <w:t>OpenGL ES</w:t>
      </w:r>
      <w:r w:rsidR="00A54CE7" w:rsidRPr="00A54CE7">
        <w:rPr>
          <w:color w:val="000000"/>
          <w:sz w:val="26"/>
          <w:szCs w:val="26"/>
          <w:shd w:val="clear" w:color="auto" w:fill="FFFFFF"/>
        </w:rPr>
        <w:t xml:space="preserve"> </w:t>
      </w:r>
      <w:r w:rsidR="00A54CE7">
        <w:rPr>
          <w:color w:val="000000"/>
          <w:sz w:val="26"/>
          <w:szCs w:val="26"/>
          <w:shd w:val="clear" w:color="auto" w:fill="FFFFFF"/>
        </w:rPr>
        <w:t> (</w:t>
      </w:r>
      <w:r w:rsidR="00A54CE7" w:rsidRPr="00A54CE7">
        <w:rPr>
          <w:b/>
          <w:color w:val="000000"/>
          <w:sz w:val="28"/>
          <w:szCs w:val="26"/>
          <w:shd w:val="clear" w:color="auto" w:fill="FFFFFF"/>
        </w:rPr>
        <w:t>Open Graphics Library for Embedded System</w:t>
      </w:r>
      <w:r w:rsidR="00A54CE7">
        <w:rPr>
          <w:color w:val="000000"/>
          <w:sz w:val="26"/>
          <w:szCs w:val="26"/>
          <w:shd w:val="clear" w:color="auto" w:fill="FFFFFF"/>
        </w:rPr>
        <w:t>)</w:t>
      </w:r>
    </w:p>
    <w:p w:rsidR="00123164" w:rsidRDefault="00C85547" w:rsidP="00123164">
      <w:pPr>
        <w:pStyle w:val="Heading3"/>
        <w:spacing w:before="0" w:beforeAutospacing="0" w:after="0" w:afterAutospacing="0" w:line="360" w:lineRule="auto"/>
        <w:jc w:val="both"/>
        <w:rPr>
          <w:rFonts w:ascii="Helvetica" w:hAnsi="Helvetica"/>
          <w:sz w:val="23"/>
          <w:szCs w:val="23"/>
          <w:shd w:val="clear" w:color="auto" w:fill="FFFFFF"/>
        </w:rPr>
      </w:pPr>
      <w:r w:rsidRPr="00C85547">
        <w:rPr>
          <w:rFonts w:ascii="Helvetica" w:hAnsi="Helvetica"/>
          <w:sz w:val="23"/>
          <w:szCs w:val="23"/>
          <w:shd w:val="clear" w:color="auto" w:fill="FFFFFF"/>
        </w:rPr>
        <w:t xml:space="preserve">OpenGL® ES là API </w:t>
      </w:r>
      <w:r w:rsidR="00123164">
        <w:rPr>
          <w:rFonts w:ascii="Helvetica" w:hAnsi="Helvetica"/>
          <w:sz w:val="23"/>
          <w:szCs w:val="23"/>
          <w:shd w:val="clear" w:color="auto" w:fill="FFFFFF"/>
        </w:rPr>
        <w:t>(</w:t>
      </w:r>
      <w:hyperlink r:id="rId46" w:tgtFrame="_blank" w:history="1">
        <w:r w:rsidR="00123164">
          <w:rPr>
            <w:rStyle w:val="Hyperlink"/>
            <w:rFonts w:ascii="Arial" w:hAnsi="Arial" w:cs="Arial"/>
            <w:b w:val="0"/>
            <w:bCs w:val="0"/>
            <w:color w:val="660099"/>
          </w:rPr>
          <w:t>Application Programming Interface</w:t>
        </w:r>
      </w:hyperlink>
      <w:r w:rsidR="00123164">
        <w:rPr>
          <w:rFonts w:ascii="Arial" w:hAnsi="Arial" w:cs="Arial"/>
          <w:b w:val="0"/>
          <w:bCs w:val="0"/>
          <w:color w:val="222222"/>
        </w:rPr>
        <w:t xml:space="preserve"> </w:t>
      </w:r>
      <w:r w:rsidR="00123164">
        <w:rPr>
          <w:rFonts w:ascii="Helvetica" w:hAnsi="Helvetica"/>
          <w:sz w:val="23"/>
          <w:szCs w:val="23"/>
          <w:shd w:val="clear" w:color="auto" w:fill="FFFFFF"/>
        </w:rPr>
        <w:t>)</w:t>
      </w:r>
      <w:r w:rsidRPr="00C85547">
        <w:rPr>
          <w:rFonts w:ascii="Helvetica" w:hAnsi="Helvetica"/>
          <w:sz w:val="23"/>
          <w:szCs w:val="23"/>
          <w:shd w:val="clear" w:color="auto" w:fill="FFFFFF"/>
        </w:rPr>
        <w:t xml:space="preserve">đa nền tảng, miễn phí bản quyền để hiển thị đồ họa 2D và 3D tiên tiến trên các </w:t>
      </w:r>
      <w:r w:rsidRPr="00123164">
        <w:rPr>
          <w:rFonts w:ascii="Helvetica" w:hAnsi="Helvetica"/>
          <w:color w:val="FF0000"/>
          <w:sz w:val="23"/>
          <w:szCs w:val="23"/>
          <w:shd w:val="clear" w:color="auto" w:fill="FFFFFF"/>
        </w:rPr>
        <w:t xml:space="preserve">hệ thống nhúng </w:t>
      </w:r>
      <w:r w:rsidR="00123164">
        <w:rPr>
          <w:rFonts w:ascii="Helvetica" w:hAnsi="Helvetica"/>
          <w:sz w:val="23"/>
          <w:szCs w:val="23"/>
          <w:shd w:val="clear" w:color="auto" w:fill="FFFFFF"/>
        </w:rPr>
        <w:t>(</w:t>
      </w:r>
      <w:r w:rsidR="00123164" w:rsidRPr="00123164">
        <w:rPr>
          <w:rFonts w:ascii="Arial" w:hAnsi="Arial" w:cs="Arial"/>
          <w:color w:val="00B050"/>
          <w:sz w:val="26"/>
          <w:szCs w:val="26"/>
          <w:shd w:val="clear" w:color="auto" w:fill="FFFFFF"/>
        </w:rPr>
        <w:t>Hệ thống nhúng là một hệ thống được tích hợp cả phần cứng và phần mềm phục vụ cho các bài toán chuyên dụng trong nhiều lĩnh vực công nghiệp, tự động hóa điều khiển, quan trắc và truyền thông.</w:t>
      </w:r>
      <w:r w:rsidR="00123164">
        <w:rPr>
          <w:rFonts w:ascii="Helvetica" w:hAnsi="Helvetica"/>
          <w:sz w:val="23"/>
          <w:szCs w:val="23"/>
          <w:shd w:val="clear" w:color="auto" w:fill="FFFFFF"/>
        </w:rPr>
        <w:t xml:space="preserve">) </w:t>
      </w:r>
      <w:r w:rsidRPr="006A25C1">
        <w:rPr>
          <w:rFonts w:ascii="Helvetica" w:hAnsi="Helvetica"/>
          <w:color w:val="FF0000"/>
          <w:sz w:val="23"/>
          <w:szCs w:val="23"/>
          <w:shd w:val="clear" w:color="auto" w:fill="FFFFFF"/>
        </w:rPr>
        <w:t xml:space="preserve">và di động </w:t>
      </w:r>
    </w:p>
    <w:p w:rsidR="00C85547" w:rsidRPr="006A25C1" w:rsidRDefault="00C85547" w:rsidP="00123164">
      <w:pPr>
        <w:pStyle w:val="Heading3"/>
        <w:spacing w:before="0" w:beforeAutospacing="0" w:after="0" w:afterAutospacing="0" w:line="360" w:lineRule="auto"/>
        <w:jc w:val="both"/>
        <w:rPr>
          <w:rFonts w:ascii="Helvetica" w:hAnsi="Helvetica"/>
          <w:sz w:val="23"/>
          <w:szCs w:val="23"/>
          <w:shd w:val="clear" w:color="auto" w:fill="FFFFFF"/>
        </w:rPr>
      </w:pPr>
      <w:r w:rsidRPr="00C85547">
        <w:rPr>
          <w:rFonts w:ascii="Helvetica" w:hAnsi="Helvetica"/>
          <w:sz w:val="23"/>
          <w:szCs w:val="23"/>
          <w:shd w:val="clear" w:color="auto" w:fill="FFFFFF"/>
        </w:rPr>
        <w:t xml:space="preserve">- </w:t>
      </w:r>
      <w:r w:rsidRPr="006A25C1">
        <w:rPr>
          <w:rFonts w:ascii="Helvetica" w:hAnsi="Helvetica"/>
          <w:color w:val="FF0000"/>
          <w:sz w:val="23"/>
          <w:szCs w:val="23"/>
          <w:shd w:val="clear" w:color="auto" w:fill="FFFFFF"/>
        </w:rPr>
        <w:t>bao gồm bảng điều khiển, điện thoại, thiết bị và phương tiện</w:t>
      </w:r>
      <w:r w:rsidRPr="00C85547">
        <w:rPr>
          <w:rFonts w:ascii="Helvetica" w:hAnsi="Helvetica"/>
          <w:sz w:val="23"/>
          <w:szCs w:val="23"/>
          <w:shd w:val="clear" w:color="auto" w:fill="FFFFFF"/>
        </w:rPr>
        <w:t xml:space="preserve">. Nó bao gồm một tập hợp con OpenGL được xác định rõ ràng phù hợp với các thiết bị có công suất </w:t>
      </w:r>
      <w:r w:rsidRPr="00C85547">
        <w:rPr>
          <w:rFonts w:ascii="Helvetica" w:hAnsi="Helvetica"/>
          <w:sz w:val="23"/>
          <w:szCs w:val="23"/>
          <w:shd w:val="clear" w:color="auto" w:fill="FFFFFF"/>
        </w:rPr>
        <w:lastRenderedPageBreak/>
        <w:t>thấp và cung cấp giao diện linh hoạt và mạnh mẽ giữa phần mềm và phần cứng tăng tốc đồ họa.</w:t>
      </w:r>
    </w:p>
    <w:p w:rsidR="00A54CE7" w:rsidRPr="00A54CE7" w:rsidRDefault="00A54CE7" w:rsidP="00A54CE7">
      <w:pPr>
        <w:pStyle w:val="NormalWeb"/>
        <w:shd w:val="clear" w:color="auto" w:fill="FFFFFF"/>
        <w:spacing w:before="0" w:beforeAutospacing="0" w:after="0" w:afterAutospacing="0"/>
        <w:textAlignment w:val="baseline"/>
        <w:rPr>
          <w:rFonts w:asciiTheme="majorHAnsi" w:hAnsiTheme="majorHAnsi"/>
          <w:color w:val="000000"/>
          <w:sz w:val="28"/>
          <w:szCs w:val="26"/>
        </w:rPr>
      </w:pPr>
      <w:r w:rsidRPr="00A54CE7">
        <w:rPr>
          <w:rStyle w:val="Strong"/>
          <w:rFonts w:asciiTheme="majorHAnsi" w:hAnsiTheme="majorHAnsi" w:cs="Arial"/>
          <w:color w:val="000000"/>
          <w:sz w:val="28"/>
          <w:szCs w:val="26"/>
          <w:bdr w:val="none" w:sz="0" w:space="0" w:color="auto" w:frame="1"/>
        </w:rPr>
        <w:t>Cơ bản OpenGL ES trong Android</w:t>
      </w:r>
    </w:p>
    <w:p w:rsidR="006A25C1" w:rsidRDefault="00A54CE7" w:rsidP="00A54CE7">
      <w:pPr>
        <w:pStyle w:val="NormalWeb"/>
        <w:shd w:val="clear" w:color="auto" w:fill="FFFFFF"/>
        <w:spacing w:before="0" w:beforeAutospacing="0" w:after="210" w:afterAutospacing="0"/>
        <w:textAlignment w:val="baseline"/>
        <w:rPr>
          <w:rFonts w:asciiTheme="majorHAnsi" w:hAnsiTheme="majorHAnsi"/>
          <w:color w:val="000000"/>
          <w:sz w:val="28"/>
          <w:szCs w:val="26"/>
        </w:rPr>
      </w:pPr>
      <w:r w:rsidRPr="00A54CE7">
        <w:rPr>
          <w:rFonts w:asciiTheme="majorHAnsi" w:hAnsiTheme="majorHAnsi"/>
          <w:color w:val="000000"/>
          <w:sz w:val="28"/>
          <w:szCs w:val="26"/>
        </w:rPr>
        <w:t xml:space="preserve">Có 2 classes cơ bản trong Android framework cho phép bạn tạo và điều khiển đồ họa với OpenGL ES </w:t>
      </w:r>
    </w:p>
    <w:p w:rsidR="006A25C1" w:rsidRDefault="00A54CE7" w:rsidP="00A54CE7">
      <w:pPr>
        <w:pStyle w:val="NormalWeb"/>
        <w:shd w:val="clear" w:color="auto" w:fill="FFFFFF"/>
        <w:spacing w:before="0" w:beforeAutospacing="0" w:after="210" w:afterAutospacing="0"/>
        <w:textAlignment w:val="baseline"/>
        <w:rPr>
          <w:rFonts w:asciiTheme="majorHAnsi" w:hAnsiTheme="majorHAnsi"/>
          <w:color w:val="000000"/>
          <w:sz w:val="28"/>
          <w:szCs w:val="26"/>
        </w:rPr>
      </w:pPr>
      <w:r w:rsidRPr="00A54CE7">
        <w:rPr>
          <w:rFonts w:asciiTheme="majorHAnsi" w:hAnsiTheme="majorHAnsi"/>
          <w:color w:val="000000"/>
          <w:sz w:val="28"/>
          <w:szCs w:val="26"/>
        </w:rPr>
        <w:t>API: GLSurfaceView và GLSurfaceView.Renderer.</w:t>
      </w:r>
    </w:p>
    <w:p w:rsidR="00A54CE7" w:rsidRPr="00A54CE7" w:rsidRDefault="00A54CE7" w:rsidP="00A54CE7">
      <w:pPr>
        <w:pStyle w:val="NormalWeb"/>
        <w:shd w:val="clear" w:color="auto" w:fill="FFFFFF"/>
        <w:spacing w:before="0" w:beforeAutospacing="0" w:after="210" w:afterAutospacing="0"/>
        <w:textAlignment w:val="baseline"/>
        <w:rPr>
          <w:rFonts w:asciiTheme="majorHAnsi" w:hAnsiTheme="majorHAnsi"/>
          <w:color w:val="000000"/>
          <w:sz w:val="28"/>
          <w:szCs w:val="26"/>
        </w:rPr>
      </w:pPr>
      <w:r w:rsidRPr="00A54CE7">
        <w:rPr>
          <w:rFonts w:asciiTheme="majorHAnsi" w:hAnsiTheme="majorHAnsi"/>
          <w:color w:val="000000"/>
          <w:sz w:val="28"/>
          <w:szCs w:val="26"/>
        </w:rPr>
        <w:t xml:space="preserve"> Nếu muốn sử dụng được OpenGL trong ứng dụng của bạn thì việc đầu tiên bạn cần làm đó là hiểu được cách </w:t>
      </w:r>
      <w:r w:rsidR="006A25C1" w:rsidRPr="006A25C1">
        <w:rPr>
          <w:rFonts w:asciiTheme="majorHAnsi" w:hAnsiTheme="majorHAnsi"/>
          <w:color w:val="000000"/>
          <w:sz w:val="28"/>
          <w:szCs w:val="26"/>
        </w:rPr>
        <w:t>triển khai thực hiện</w:t>
      </w:r>
      <w:r w:rsidRPr="00A54CE7">
        <w:rPr>
          <w:rFonts w:asciiTheme="majorHAnsi" w:hAnsiTheme="majorHAnsi"/>
          <w:color w:val="000000"/>
          <w:sz w:val="28"/>
          <w:szCs w:val="26"/>
        </w:rPr>
        <w:t xml:space="preserve"> 2 classes này.</w:t>
      </w:r>
    </w:p>
    <w:p w:rsidR="00A54CE7" w:rsidRPr="00A54CE7" w:rsidRDefault="00A54CE7" w:rsidP="00A54CE7">
      <w:pPr>
        <w:pStyle w:val="NormalWeb"/>
        <w:numPr>
          <w:ilvl w:val="0"/>
          <w:numId w:val="38"/>
        </w:numPr>
        <w:shd w:val="clear" w:color="auto" w:fill="FFFFFF"/>
        <w:spacing w:before="0" w:beforeAutospacing="0" w:after="210" w:afterAutospacing="0"/>
        <w:textAlignment w:val="baseline"/>
        <w:rPr>
          <w:rFonts w:asciiTheme="majorHAnsi" w:hAnsiTheme="majorHAnsi"/>
          <w:color w:val="000000"/>
          <w:sz w:val="28"/>
          <w:szCs w:val="26"/>
        </w:rPr>
      </w:pPr>
      <w:r w:rsidRPr="00A54CE7">
        <w:rPr>
          <w:rFonts w:asciiTheme="majorHAnsi" w:hAnsiTheme="majorHAnsi"/>
          <w:color w:val="000000"/>
          <w:sz w:val="28"/>
          <w:szCs w:val="26"/>
        </w:rPr>
        <w:t>GlSurfaceView: là một View mà bạn sẽ vẽ, thao tác các đối tượng trên đó.</w:t>
      </w:r>
    </w:p>
    <w:p w:rsidR="00A54CE7" w:rsidRPr="00A54CE7" w:rsidRDefault="00A54CE7" w:rsidP="00837DC2">
      <w:pPr>
        <w:pStyle w:val="NormalWeb"/>
        <w:numPr>
          <w:ilvl w:val="0"/>
          <w:numId w:val="38"/>
        </w:numPr>
        <w:shd w:val="clear" w:color="auto" w:fill="FFFFFF"/>
        <w:spacing w:before="0" w:beforeAutospacing="0" w:after="210" w:afterAutospacing="0"/>
        <w:textAlignment w:val="baseline"/>
        <w:rPr>
          <w:rFonts w:asciiTheme="majorHAnsi" w:hAnsiTheme="majorHAnsi"/>
          <w:color w:val="000000"/>
          <w:sz w:val="28"/>
          <w:szCs w:val="26"/>
        </w:rPr>
      </w:pPr>
      <w:r w:rsidRPr="00A54CE7">
        <w:rPr>
          <w:rFonts w:asciiTheme="majorHAnsi" w:hAnsiTheme="majorHAnsi"/>
          <w:color w:val="000000"/>
          <w:sz w:val="28"/>
          <w:szCs w:val="26"/>
        </w:rPr>
        <w:t>Renderer: là một interface định nghĩa các methods</w:t>
      </w:r>
      <w:r w:rsidR="00837DC2">
        <w:rPr>
          <w:rFonts w:asciiTheme="majorHAnsi" w:hAnsiTheme="majorHAnsi"/>
          <w:color w:val="000000"/>
          <w:sz w:val="28"/>
          <w:szCs w:val="26"/>
        </w:rPr>
        <w:t>(</w:t>
      </w:r>
      <w:r w:rsidR="00837DC2" w:rsidRPr="00837DC2">
        <w:rPr>
          <w:rFonts w:asciiTheme="majorHAnsi" w:hAnsiTheme="majorHAnsi"/>
          <w:color w:val="000000"/>
          <w:sz w:val="28"/>
          <w:szCs w:val="26"/>
        </w:rPr>
        <w:t>phương pháp</w:t>
      </w:r>
      <w:r w:rsidR="00837DC2">
        <w:rPr>
          <w:rFonts w:asciiTheme="majorHAnsi" w:hAnsiTheme="majorHAnsi"/>
          <w:color w:val="000000"/>
          <w:sz w:val="28"/>
          <w:szCs w:val="26"/>
        </w:rPr>
        <w:t>)</w:t>
      </w:r>
      <w:r w:rsidRPr="00A54CE7">
        <w:rPr>
          <w:rFonts w:asciiTheme="majorHAnsi" w:hAnsiTheme="majorHAnsi"/>
          <w:color w:val="000000"/>
          <w:sz w:val="28"/>
          <w:szCs w:val="26"/>
        </w:rPr>
        <w:t xml:space="preserve"> được yêu cầu để vẽ đồ họa trên GlSurfaceVew</w:t>
      </w:r>
    </w:p>
    <w:p w:rsidR="00C85547" w:rsidRDefault="00C85547" w:rsidP="00A54CE7">
      <w:pPr>
        <w:pStyle w:val="Heading3"/>
        <w:shd w:val="clear" w:color="auto" w:fill="FFFFFF"/>
        <w:spacing w:before="0" w:beforeAutospacing="0" w:after="0" w:afterAutospacing="0" w:line="360" w:lineRule="auto"/>
        <w:rPr>
          <w:rFonts w:ascii="Helvetica" w:hAnsi="Helvetica"/>
          <w:b w:val="0"/>
          <w:bCs w:val="0"/>
          <w:color w:val="333333"/>
          <w:sz w:val="39"/>
          <w:szCs w:val="39"/>
        </w:rPr>
      </w:pPr>
      <w:r>
        <w:rPr>
          <w:rFonts w:ascii="Helvetica" w:hAnsi="Helvetica"/>
          <w:b w:val="0"/>
          <w:bCs w:val="0"/>
          <w:color w:val="333333"/>
          <w:sz w:val="39"/>
          <w:szCs w:val="39"/>
        </w:rPr>
        <w:t>OpenGL ES 3.2 - Chức năng OpenGL bổ sung</w:t>
      </w:r>
    </w:p>
    <w:p w:rsidR="00C85547" w:rsidRDefault="00C85547" w:rsidP="00A54CE7">
      <w:pPr>
        <w:pStyle w:val="NormalWeb"/>
        <w:shd w:val="clear" w:color="auto" w:fill="FFFFFF"/>
        <w:spacing w:before="0" w:beforeAutospacing="0" w:after="0" w:afterAutospacing="0" w:line="360" w:lineRule="auto"/>
        <w:rPr>
          <w:rFonts w:ascii="Helvetica" w:hAnsi="Helvetica"/>
          <w:color w:val="333333"/>
          <w:sz w:val="23"/>
          <w:szCs w:val="23"/>
        </w:rPr>
      </w:pPr>
      <w:r>
        <w:rPr>
          <w:rFonts w:ascii="Helvetica" w:hAnsi="Helvetica"/>
          <w:color w:val="333333"/>
          <w:sz w:val="23"/>
          <w:szCs w:val="23"/>
        </w:rPr>
        <w:t>Phiên bản mới nhất trong sê-ri, OpenGL ES 3.2 đã bổ sung chức năng bổ sung dựa trên </w:t>
      </w:r>
      <w:hyperlink r:id="rId47" w:history="1">
        <w:r>
          <w:rPr>
            <w:rStyle w:val="Hyperlink"/>
            <w:rFonts w:ascii="Helvetica" w:hAnsi="Helvetica"/>
            <w:color w:val="0366D6"/>
            <w:sz w:val="23"/>
            <w:szCs w:val="23"/>
          </w:rPr>
          <w:t>Gói mở rộng Android</w:t>
        </w:r>
      </w:hyperlink>
      <w:r>
        <w:rPr>
          <w:rFonts w:ascii="Helvetica" w:hAnsi="Helvetica"/>
          <w:color w:val="333333"/>
          <w:sz w:val="23"/>
          <w:szCs w:val="23"/>
        </w:rPr>
        <w:t> cho OpenGL ES 3.1, giúp mang chức năng của API di động gần hơn đáng kể so với đối tác trên máy tính để bàn - OpenGL.</w:t>
      </w:r>
    </w:p>
    <w:p w:rsidR="00C85547" w:rsidRDefault="00C85547" w:rsidP="00A54CE7">
      <w:pPr>
        <w:pStyle w:val="Heading3"/>
        <w:shd w:val="clear" w:color="auto" w:fill="FFFFFF"/>
        <w:spacing w:before="0" w:beforeAutospacing="0" w:after="0" w:afterAutospacing="0" w:line="360" w:lineRule="auto"/>
        <w:rPr>
          <w:rFonts w:ascii="Helvetica" w:hAnsi="Helvetica"/>
          <w:b w:val="0"/>
          <w:bCs w:val="0"/>
          <w:color w:val="333333"/>
          <w:sz w:val="39"/>
          <w:szCs w:val="39"/>
        </w:rPr>
      </w:pPr>
      <w:r>
        <w:rPr>
          <w:rFonts w:ascii="Helvetica" w:hAnsi="Helvetica"/>
          <w:b w:val="0"/>
          <w:bCs w:val="0"/>
          <w:color w:val="333333"/>
          <w:sz w:val="39"/>
          <w:szCs w:val="39"/>
        </w:rPr>
        <w:t>OpenGL ES 3.1 - Đưa tính toán vào đồ họa di động</w:t>
      </w:r>
    </w:p>
    <w:p w:rsidR="00C85547" w:rsidRDefault="00C85547" w:rsidP="00A54CE7">
      <w:pPr>
        <w:pStyle w:val="NormalWeb"/>
        <w:shd w:val="clear" w:color="auto" w:fill="FFFFFF"/>
        <w:spacing w:before="0" w:beforeAutospacing="0" w:after="0" w:afterAutospacing="0" w:line="360" w:lineRule="auto"/>
        <w:rPr>
          <w:rFonts w:ascii="Helvetica" w:hAnsi="Helvetica"/>
          <w:color w:val="333333"/>
          <w:sz w:val="23"/>
          <w:szCs w:val="23"/>
        </w:rPr>
      </w:pPr>
      <w:r>
        <w:rPr>
          <w:rFonts w:ascii="Helvetica" w:hAnsi="Helvetica"/>
          <w:color w:val="333333"/>
          <w:sz w:val="23"/>
          <w:szCs w:val="23"/>
        </w:rPr>
        <w:t>Mặc dù chỉ là một cú hích trong bản sửa đổi nhỏ của API, OpenGL ES 3.1 là một cột mốc lớn đối với API, vì nó đã thêm khả năng tính toán mục đích chung trong API, mang lại tính toán cho đồ họa di động.</w:t>
      </w:r>
    </w:p>
    <w:p w:rsidR="00C85547" w:rsidRDefault="00C85547" w:rsidP="00A54CE7">
      <w:pPr>
        <w:pStyle w:val="Heading3"/>
        <w:shd w:val="clear" w:color="auto" w:fill="FFFFFF"/>
        <w:spacing w:before="0" w:beforeAutospacing="0" w:after="0" w:afterAutospacing="0" w:line="360" w:lineRule="auto"/>
        <w:rPr>
          <w:rFonts w:ascii="Helvetica" w:hAnsi="Helvetica"/>
          <w:b w:val="0"/>
          <w:bCs w:val="0"/>
          <w:color w:val="333333"/>
          <w:sz w:val="39"/>
          <w:szCs w:val="39"/>
        </w:rPr>
      </w:pPr>
      <w:r>
        <w:rPr>
          <w:rFonts w:ascii="Helvetica" w:hAnsi="Helvetica"/>
          <w:b w:val="0"/>
          <w:bCs w:val="0"/>
          <w:color w:val="333333"/>
          <w:sz w:val="39"/>
          <w:szCs w:val="39"/>
        </w:rPr>
        <w:t>OpenGL ES 3.0 - Đồ họa nâng cao</w:t>
      </w:r>
    </w:p>
    <w:p w:rsidR="00C85547" w:rsidRDefault="00C85547" w:rsidP="00A54CE7">
      <w:pPr>
        <w:pStyle w:val="NormalWeb"/>
        <w:shd w:val="clear" w:color="auto" w:fill="FFFFFF"/>
        <w:spacing w:before="0" w:beforeAutospacing="0" w:after="0" w:afterAutospacing="0" w:line="360" w:lineRule="auto"/>
        <w:rPr>
          <w:rFonts w:ascii="Helvetica" w:hAnsi="Helvetica"/>
          <w:color w:val="333333"/>
          <w:sz w:val="23"/>
          <w:szCs w:val="23"/>
        </w:rPr>
      </w:pPr>
      <w:r>
        <w:rPr>
          <w:rFonts w:ascii="Helvetica" w:hAnsi="Helvetica"/>
          <w:color w:val="333333"/>
          <w:sz w:val="23"/>
          <w:szCs w:val="23"/>
        </w:rPr>
        <w:t>OpenGL ES 3.0 là một bước tiến hóa khác của OpenGL ES, đáng chú ý là bao gồm nhiều mục tiêu kết xuất, khả năng kết cấu bổ sung, bộ đệm đồng nhất, phản hồi và chuyển đổi phản hồi.</w:t>
      </w:r>
    </w:p>
    <w:p w:rsidR="00C85547" w:rsidRDefault="00C85547" w:rsidP="00A54CE7">
      <w:pPr>
        <w:pStyle w:val="Heading3"/>
        <w:shd w:val="clear" w:color="auto" w:fill="FFFFFF"/>
        <w:spacing w:before="0" w:beforeAutospacing="0" w:after="0" w:afterAutospacing="0" w:line="360" w:lineRule="auto"/>
        <w:rPr>
          <w:rFonts w:ascii="Helvetica" w:hAnsi="Helvetica"/>
          <w:b w:val="0"/>
          <w:bCs w:val="0"/>
          <w:color w:val="333333"/>
          <w:sz w:val="39"/>
          <w:szCs w:val="39"/>
        </w:rPr>
      </w:pPr>
      <w:r>
        <w:rPr>
          <w:rFonts w:ascii="Helvetica" w:hAnsi="Helvetica"/>
          <w:b w:val="0"/>
          <w:bCs w:val="0"/>
          <w:color w:val="333333"/>
          <w:sz w:val="39"/>
          <w:szCs w:val="39"/>
        </w:rPr>
        <w:t>OpenGL ES 2.0 - Tạo bóng lập trình</w:t>
      </w:r>
    </w:p>
    <w:p w:rsidR="00C85547" w:rsidRDefault="00C85547" w:rsidP="00A54CE7">
      <w:pPr>
        <w:pStyle w:val="NormalWeb"/>
        <w:shd w:val="clear" w:color="auto" w:fill="FFFFFF"/>
        <w:spacing w:before="0" w:beforeAutospacing="0" w:after="0" w:afterAutospacing="0" w:line="360" w:lineRule="auto"/>
        <w:rPr>
          <w:rFonts w:ascii="Helvetica" w:hAnsi="Helvetica"/>
          <w:color w:val="333333"/>
          <w:sz w:val="23"/>
          <w:szCs w:val="23"/>
        </w:rPr>
      </w:pPr>
      <w:r>
        <w:rPr>
          <w:rFonts w:ascii="Helvetica" w:hAnsi="Helvetica"/>
          <w:color w:val="333333"/>
          <w:sz w:val="23"/>
          <w:szCs w:val="23"/>
        </w:rPr>
        <w:t>OpenGL ES 2.0 là API đồ họa di động đầu tiên để hiển thị các trình đổ bóng lập trình trong thế hệ phần cứng đồ họa mới nhất. Nó vẫn là một API phổ biến hiện nay và vẫn là API đồ họa 3D có sẵn rộng rãi nhất và vẫn là một lựa chọn vững chắc để nhắm mục tiêu vào phạm vi rộng nhất của các thiết bị trên thị trường.</w:t>
      </w:r>
    </w:p>
    <w:p w:rsidR="00C85547" w:rsidRDefault="00C85547" w:rsidP="00A54CE7">
      <w:pPr>
        <w:pStyle w:val="Heading3"/>
        <w:shd w:val="clear" w:color="auto" w:fill="FFFFFF"/>
        <w:spacing w:before="0" w:beforeAutospacing="0" w:after="0" w:afterAutospacing="0" w:line="360" w:lineRule="auto"/>
        <w:rPr>
          <w:rFonts w:ascii="Helvetica" w:hAnsi="Helvetica"/>
          <w:b w:val="0"/>
          <w:bCs w:val="0"/>
          <w:color w:val="333333"/>
          <w:sz w:val="39"/>
          <w:szCs w:val="39"/>
        </w:rPr>
      </w:pPr>
      <w:r>
        <w:rPr>
          <w:rFonts w:ascii="Helvetica" w:hAnsi="Helvetica"/>
          <w:b w:val="0"/>
          <w:bCs w:val="0"/>
          <w:color w:val="333333"/>
          <w:sz w:val="39"/>
          <w:szCs w:val="39"/>
        </w:rPr>
        <w:t>OpenGL ES 1.X - Đồ họa chức năng cố định</w:t>
      </w:r>
    </w:p>
    <w:p w:rsidR="00C85547" w:rsidRDefault="00C85547" w:rsidP="00A54CE7">
      <w:pPr>
        <w:pStyle w:val="NormalWeb"/>
        <w:shd w:val="clear" w:color="auto" w:fill="FFFFFF"/>
        <w:spacing w:before="0" w:beforeAutospacing="0" w:after="0" w:afterAutospacing="0" w:line="360" w:lineRule="auto"/>
        <w:rPr>
          <w:rFonts w:ascii="Helvetica" w:hAnsi="Helvetica"/>
          <w:color w:val="333333"/>
          <w:sz w:val="23"/>
          <w:szCs w:val="23"/>
        </w:rPr>
      </w:pPr>
      <w:r>
        <w:rPr>
          <w:rFonts w:ascii="Helvetica" w:hAnsi="Helvetica"/>
          <w:color w:val="333333"/>
          <w:sz w:val="23"/>
          <w:szCs w:val="23"/>
        </w:rPr>
        <w:lastRenderedPageBreak/>
        <w:t>OpenGL ES 1.0 và 1.1 là các API đồ họa di động đầu tiên, được xác định liên quan đến thông số kỹ thuật OpenGL 1.5, cung cấp khả năng tăng tốc đồ họa chức năng cố định</w:t>
      </w:r>
    </w:p>
    <w:p w:rsidR="00C85547" w:rsidRDefault="00C85547" w:rsidP="00A54CE7">
      <w:pPr>
        <w:shd w:val="clear" w:color="auto" w:fill="FFFFFF"/>
        <w:spacing w:after="0" w:line="360" w:lineRule="auto"/>
        <w:jc w:val="center"/>
        <w:rPr>
          <w:rFonts w:ascii="Arial" w:eastAsia="Times New Roman" w:hAnsi="Arial" w:cs="Arial"/>
          <w:b/>
          <w:color w:val="FF0000"/>
          <w:sz w:val="28"/>
          <w:szCs w:val="23"/>
        </w:rPr>
      </w:pPr>
      <w:r w:rsidRPr="00C85547">
        <w:rPr>
          <w:rFonts w:ascii="Arial" w:eastAsia="Times New Roman" w:hAnsi="Arial" w:cs="Arial"/>
          <w:b/>
          <w:color w:val="FF0000"/>
          <w:sz w:val="28"/>
          <w:szCs w:val="23"/>
        </w:rPr>
        <w:t>SO SÁNH OPENGL VÀ OPENGL ES</w:t>
      </w:r>
    </w:p>
    <w:p w:rsidR="00C85547" w:rsidRPr="00837DC2" w:rsidRDefault="00C85547" w:rsidP="00A54CE7">
      <w:pPr>
        <w:shd w:val="clear" w:color="auto" w:fill="FFFFFF"/>
        <w:spacing w:after="0" w:line="360" w:lineRule="auto"/>
        <w:rPr>
          <w:rFonts w:ascii="Times New Roman" w:eastAsia="Times New Roman" w:hAnsi="Times New Roman" w:cs="Times New Roman"/>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837DC2">
        <w:rPr>
          <w:rFonts w:ascii="Times New Roman" w:eastAsia="Times New Roman" w:hAnsi="Times New Roman" w:cs="Times New Roman"/>
          <w:color w:val="00B050"/>
          <w:sz w:val="28"/>
          <w:szCs w:val="28"/>
        </w:rPr>
        <w:t xml:space="preserve">Khi bạn sử dụng </w:t>
      </w:r>
      <w:r w:rsidRPr="00837DC2">
        <w:rPr>
          <w:rFonts w:ascii="Times New Roman" w:eastAsia="Times New Roman" w:hAnsi="Times New Roman" w:cs="Times New Roman"/>
          <w:b/>
          <w:color w:val="FF0000"/>
          <w:sz w:val="28"/>
          <w:szCs w:val="28"/>
        </w:rPr>
        <w:t>opengl</w:t>
      </w:r>
      <w:r w:rsidRPr="00837DC2">
        <w:rPr>
          <w:rFonts w:ascii="Times New Roman" w:eastAsia="Times New Roman" w:hAnsi="Times New Roman" w:cs="Times New Roman"/>
          <w:color w:val="00B050"/>
          <w:sz w:val="28"/>
          <w:szCs w:val="28"/>
        </w:rPr>
        <w:t xml:space="preserve"> bình thường, bạn có thể sử dụng glBegin và glEnd để bao quanh các nguyên hàm hình học bạn cần vẽ</w:t>
      </w:r>
      <w:r w:rsidRPr="004D4C42">
        <w:rPr>
          <w:rFonts w:ascii="Times New Roman" w:eastAsia="Times New Roman" w:hAnsi="Times New Roman" w:cs="Times New Roman"/>
          <w:sz w:val="28"/>
          <w:szCs w:val="28"/>
        </w:rPr>
        <w:t xml:space="preserve">, </w:t>
      </w:r>
      <w:r w:rsidRPr="00837DC2">
        <w:rPr>
          <w:rFonts w:ascii="Times New Roman" w:eastAsia="Times New Roman" w:hAnsi="Times New Roman" w:cs="Times New Roman"/>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nhưng khi sử dụng</w:t>
      </w:r>
      <w:r w:rsidRPr="00837DC2">
        <w:rPr>
          <w:rFonts w:ascii="Times New Roman" w:eastAsia="Times New Roman" w:hAnsi="Times New Roman" w:cs="Times New Roman"/>
          <w:b/>
          <w:color w:val="00B050"/>
          <w:sz w:val="28"/>
          <w:szCs w:val="28"/>
        </w:rPr>
        <w:t xml:space="preserve"> Opengl ES</w:t>
      </w:r>
      <w:r w:rsidRPr="00837DC2">
        <w:rPr>
          <w:rFonts w:ascii="Times New Roman" w:eastAsia="Times New Roman" w:hAnsi="Times New Roman" w:cs="Times New Roman"/>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 bạn sẽ phải sử dụng </w:t>
      </w:r>
      <w:r w:rsidRPr="00837DC2">
        <w:rPr>
          <w:rFonts w:ascii="Times New Roman" w:eastAsia="Times New Roman" w:hAnsi="Times New Roman" w:cs="Times New Roman"/>
          <w:b/>
          <w:color w:val="00B050"/>
          <w:sz w:val="28"/>
          <w:szCs w:val="28"/>
        </w:rPr>
        <w:t>bộ đệm đỉnh</w:t>
      </w:r>
      <w:r w:rsidRPr="00837DC2">
        <w:rPr>
          <w:rFonts w:ascii="Times New Roman" w:eastAsia="Times New Roman" w:hAnsi="Times New Roman" w:cs="Times New Roman"/>
          <w:color w:val="FF0000"/>
          <w:sz w:val="28"/>
          <w:szCs w:val="2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w:t>
      </w:r>
    </w:p>
    <w:p w:rsidR="00837DC2" w:rsidRDefault="00C85547" w:rsidP="00A54CE7">
      <w:pPr>
        <w:shd w:val="clear" w:color="auto" w:fill="FFFFFF"/>
        <w:spacing w:after="0" w:line="360" w:lineRule="auto"/>
        <w:jc w:val="both"/>
        <w:rPr>
          <w:rFonts w:ascii="Times New Roman" w:hAnsi="Times New Roman" w:cs="Times New Roman"/>
          <w:color w:val="202122"/>
          <w:sz w:val="28"/>
          <w:szCs w:val="28"/>
          <w:shd w:val="clear" w:color="auto" w:fill="FFFFFF"/>
        </w:rPr>
      </w:pPr>
      <w:r w:rsidRPr="00C85547">
        <w:rPr>
          <w:rFonts w:ascii="Times New Roman" w:hAnsi="Times New Roman" w:cs="Times New Roman"/>
          <w:color w:val="202122"/>
          <w:sz w:val="28"/>
          <w:szCs w:val="28"/>
          <w:shd w:val="clear" w:color="auto" w:fill="FFFFFF"/>
        </w:rPr>
        <w:t>OpenGL ES 1.0 được phát hành công khai vào ngày 28 tháng 7 năm 2003. OpenGL ES 1.0 dựa trên API OpenGL 1.3 ban đầu, với nhiều chức năng được loại bỏ và thêm một chút. Một điểm khác biệt đáng kể giữa OpenGL và OpenGL ES là OpenGL ES đã loại bỏ nhu cầu đóng khung các cuộc gọi thư viện OpenGL với </w:t>
      </w:r>
      <w:r w:rsidRPr="00C85547">
        <w:rPr>
          <w:rStyle w:val="HTMLCode"/>
          <w:rFonts w:ascii="Times New Roman" w:eastAsiaTheme="minorEastAsia" w:hAnsi="Times New Roman" w:cs="Times New Roman"/>
          <w:color w:val="000000"/>
          <w:sz w:val="28"/>
          <w:szCs w:val="28"/>
          <w:bdr w:val="single" w:sz="6" w:space="1" w:color="EAECF0" w:frame="1"/>
          <w:shd w:val="clear" w:color="auto" w:fill="F8F9FA"/>
        </w:rPr>
        <w:t>glBegin</w:t>
      </w:r>
      <w:r w:rsidRPr="00C85547">
        <w:rPr>
          <w:rFonts w:ascii="Times New Roman" w:hAnsi="Times New Roman" w:cs="Times New Roman"/>
          <w:color w:val="202122"/>
          <w:sz w:val="28"/>
          <w:szCs w:val="28"/>
          <w:shd w:val="clear" w:color="auto" w:fill="FFFFFF"/>
        </w:rPr>
        <w:t>và </w:t>
      </w:r>
      <w:r w:rsidRPr="00C85547">
        <w:rPr>
          <w:rStyle w:val="HTMLCode"/>
          <w:rFonts w:ascii="Times New Roman" w:eastAsiaTheme="minorEastAsia" w:hAnsi="Times New Roman" w:cs="Times New Roman"/>
          <w:color w:val="000000"/>
          <w:sz w:val="28"/>
          <w:szCs w:val="28"/>
          <w:bdr w:val="single" w:sz="6" w:space="1" w:color="EAECF0" w:frame="1"/>
          <w:shd w:val="clear" w:color="auto" w:fill="F8F9FA"/>
        </w:rPr>
        <w:t>glEnd</w:t>
      </w:r>
      <w:r w:rsidRPr="00C85547">
        <w:rPr>
          <w:rFonts w:ascii="Times New Roman" w:hAnsi="Times New Roman" w:cs="Times New Roman"/>
          <w:color w:val="202122"/>
          <w:sz w:val="28"/>
          <w:szCs w:val="28"/>
          <w:shd w:val="clear" w:color="auto" w:fill="FFFFFF"/>
        </w:rPr>
        <w:t>. </w:t>
      </w:r>
    </w:p>
    <w:p w:rsidR="00C85547" w:rsidRDefault="00C85547" w:rsidP="00A54CE7">
      <w:pPr>
        <w:shd w:val="clear" w:color="auto" w:fill="FFFFFF"/>
        <w:spacing w:after="0" w:line="360" w:lineRule="auto"/>
        <w:jc w:val="both"/>
        <w:rPr>
          <w:rFonts w:ascii="Times New Roman" w:hAnsi="Times New Roman" w:cs="Times New Roman"/>
          <w:color w:val="202122"/>
          <w:sz w:val="28"/>
          <w:szCs w:val="28"/>
          <w:shd w:val="clear" w:color="auto" w:fill="FFFFFF"/>
        </w:rPr>
      </w:pPr>
      <w:r w:rsidRPr="00C85547">
        <w:rPr>
          <w:rFonts w:ascii="Times New Roman" w:hAnsi="Times New Roman" w:cs="Times New Roman"/>
          <w:color w:val="202122"/>
          <w:sz w:val="28"/>
          <w:szCs w:val="28"/>
          <w:shd w:val="clear" w:color="auto" w:fill="FFFFFF"/>
        </w:rPr>
        <w:t>Sự khác biệt đáng kể khác là ngữ nghĩa gọi cho các hàm kết xuất nguyên thủy đã được thay đổi theo hướng có các mảng đỉnh và </w:t>
      </w:r>
      <w:hyperlink r:id="rId48" w:tooltip="Số học điểm cố định" w:history="1">
        <w:r w:rsidRPr="00C85547">
          <w:rPr>
            <w:rStyle w:val="Hyperlink"/>
            <w:rFonts w:ascii="Times New Roman" w:hAnsi="Times New Roman" w:cs="Times New Roman"/>
            <w:color w:val="0B0080"/>
            <w:sz w:val="28"/>
            <w:szCs w:val="28"/>
            <w:shd w:val="clear" w:color="auto" w:fill="FFFFFF"/>
          </w:rPr>
          <w:t>các</w:t>
        </w:r>
      </w:hyperlink>
      <w:r w:rsidRPr="00C85547">
        <w:rPr>
          <w:rFonts w:ascii="Times New Roman" w:hAnsi="Times New Roman" w:cs="Times New Roman"/>
          <w:color w:val="202122"/>
          <w:sz w:val="28"/>
          <w:szCs w:val="28"/>
          <w:shd w:val="clear" w:color="auto" w:fill="FFFFFF"/>
        </w:rPr>
        <w:t> kiểu dữ liệu </w:t>
      </w:r>
      <w:hyperlink r:id="rId49" w:tooltip="Số học điểm cố định" w:history="1">
        <w:r w:rsidRPr="00C85547">
          <w:rPr>
            <w:rStyle w:val="Hyperlink"/>
            <w:rFonts w:ascii="Times New Roman" w:hAnsi="Times New Roman" w:cs="Times New Roman"/>
            <w:color w:val="0B0080"/>
            <w:sz w:val="28"/>
            <w:szCs w:val="28"/>
            <w:shd w:val="clear" w:color="auto" w:fill="FFFFFF"/>
          </w:rPr>
          <w:t>điểm cố định</w:t>
        </w:r>
      </w:hyperlink>
      <w:r w:rsidRPr="00C85547">
        <w:rPr>
          <w:rFonts w:ascii="Times New Roman" w:hAnsi="Times New Roman" w:cs="Times New Roman"/>
          <w:color w:val="202122"/>
          <w:sz w:val="28"/>
          <w:szCs w:val="28"/>
          <w:shd w:val="clear" w:color="auto" w:fill="FFFFFF"/>
        </w:rPr>
        <w:t> được giới thiệu cho tọa độ đỉnh. Các thuộc tính cũng được thêm vào để hỗ trợ tốt hơn cho khả năng tính toán của các bộ xử lý nhúng, thường thiếu </w:t>
      </w:r>
      <w:hyperlink r:id="rId50" w:tooltip="Đơn vị điểm nổi" w:history="1">
        <w:r w:rsidRPr="00C85547">
          <w:rPr>
            <w:rStyle w:val="Hyperlink"/>
            <w:rFonts w:ascii="Times New Roman" w:hAnsi="Times New Roman" w:cs="Times New Roman"/>
            <w:color w:val="0B0080"/>
            <w:sz w:val="28"/>
            <w:szCs w:val="28"/>
            <w:shd w:val="clear" w:color="auto" w:fill="FFFFFF"/>
          </w:rPr>
          <w:t>đơn vị dấu phẩy động</w:t>
        </w:r>
      </w:hyperlink>
      <w:r w:rsidRPr="00C85547">
        <w:rPr>
          <w:rFonts w:ascii="Times New Roman" w:hAnsi="Times New Roman" w:cs="Times New Roman"/>
          <w:color w:val="202122"/>
          <w:sz w:val="28"/>
          <w:szCs w:val="28"/>
          <w:shd w:val="clear" w:color="auto" w:fill="FFFFFF"/>
        </w:rPr>
        <w:t> (FPU). Nhiều chức năng và kết xuất nguyên thủy khác đã bị xóa trong phiên bản 1.0 để tạo giao diện nhẹ</w:t>
      </w:r>
    </w:p>
    <w:p w:rsidR="00695BF2" w:rsidRDefault="00695BF2" w:rsidP="00695BF2">
      <w:pPr>
        <w:spacing w:after="0" w:line="360" w:lineRule="auto"/>
        <w:rPr>
          <w:rFonts w:ascii="Times New Roman" w:eastAsiaTheme="minorHAnsi" w:hAnsi="Times New Roman" w:cs="Times New Roman"/>
          <w:b/>
          <w:color w:val="FF0000"/>
          <w:sz w:val="36"/>
          <w:szCs w:val="26"/>
        </w:rPr>
      </w:pPr>
      <w:r>
        <w:rPr>
          <w:rFonts w:ascii="Times New Roman" w:hAnsi="Times New Roman" w:cs="Times New Roman"/>
          <w:b/>
          <w:color w:val="FF0000"/>
          <w:sz w:val="36"/>
          <w:szCs w:val="26"/>
        </w:rPr>
        <w:t>WEBGL</w:t>
      </w:r>
    </w:p>
    <w:p w:rsidR="00695BF2" w:rsidRDefault="00695BF2" w:rsidP="00695BF2">
      <w:pPr>
        <w:shd w:val="clear" w:color="auto" w:fill="FFFFFF"/>
        <w:spacing w:after="0" w:line="360" w:lineRule="auto"/>
        <w:outlineLvl w:val="0"/>
        <w:rPr>
          <w:rFonts w:ascii="Times New Roman" w:eastAsia="Times New Roman" w:hAnsi="Times New Roman" w:cs="Times New Roman"/>
          <w:b/>
          <w:bCs/>
          <w:color w:val="292B2C"/>
          <w:kern w:val="36"/>
          <w:sz w:val="26"/>
          <w:szCs w:val="26"/>
        </w:rPr>
      </w:pPr>
      <w:r>
        <w:rPr>
          <w:rFonts w:ascii="Times New Roman" w:eastAsia="Times New Roman" w:hAnsi="Times New Roman" w:cs="Times New Roman"/>
          <w:b/>
          <w:bCs/>
          <w:color w:val="292B2C"/>
          <w:kern w:val="36"/>
          <w:sz w:val="26"/>
          <w:szCs w:val="26"/>
        </w:rPr>
        <w:t>Giới thiệu cơ bản về WebGL</w:t>
      </w:r>
    </w:p>
    <w:p w:rsidR="00695BF2" w:rsidRDefault="00695BF2" w:rsidP="00695BF2">
      <w:pPr>
        <w:shd w:val="clear" w:color="auto" w:fill="FFFFFF"/>
        <w:spacing w:after="0" w:line="360" w:lineRule="auto"/>
        <w:outlineLvl w:val="1"/>
        <w:rPr>
          <w:rFonts w:ascii="Times New Roman" w:eastAsia="Times New Roman" w:hAnsi="Times New Roman" w:cs="Times New Roman"/>
          <w:b/>
          <w:bCs/>
          <w:color w:val="292B2C"/>
          <w:sz w:val="26"/>
          <w:szCs w:val="26"/>
        </w:rPr>
      </w:pPr>
      <w:r>
        <w:rPr>
          <w:rFonts w:ascii="Times New Roman" w:eastAsia="Times New Roman" w:hAnsi="Times New Roman" w:cs="Times New Roman"/>
          <w:b/>
          <w:bCs/>
          <w:color w:val="292B2C"/>
          <w:sz w:val="26"/>
          <w:szCs w:val="26"/>
        </w:rPr>
        <w:t>1.WebGL là gì?</w:t>
      </w:r>
    </w:p>
    <w:p w:rsidR="00EB4AB1" w:rsidRDefault="00695BF2" w:rsidP="00695BF2">
      <w:pPr>
        <w:shd w:val="clear" w:color="auto" w:fill="FFFFFF"/>
        <w:spacing w:after="0" w:line="360" w:lineRule="auto"/>
        <w:rPr>
          <w:rFonts w:ascii="Times New Roman" w:eastAsia="Times New Roman" w:hAnsi="Times New Roman" w:cs="Times New Roman"/>
          <w:color w:val="1B1B1B"/>
          <w:spacing w:val="-1"/>
          <w:sz w:val="26"/>
          <w:szCs w:val="26"/>
        </w:rPr>
      </w:pPr>
      <w:r w:rsidRPr="00EB4AB1">
        <w:rPr>
          <w:rFonts w:ascii="Times New Roman" w:eastAsia="Times New Roman" w:hAnsi="Times New Roman" w:cs="Times New Roman"/>
          <w:color w:val="FF0000"/>
          <w:spacing w:val="-1"/>
          <w:sz w:val="26"/>
          <w:szCs w:val="26"/>
        </w:rPr>
        <w:t xml:space="preserve">WebGL (Web Graphics Library) là một thư viện đồ họa dành cho web, nó được dẫn xuất từ OpenGL ES </w:t>
      </w:r>
      <w:r>
        <w:rPr>
          <w:rFonts w:ascii="Times New Roman" w:eastAsia="Times New Roman" w:hAnsi="Times New Roman" w:cs="Times New Roman"/>
          <w:color w:val="1B1B1B"/>
          <w:spacing w:val="-1"/>
          <w:sz w:val="26"/>
          <w:szCs w:val="26"/>
        </w:rPr>
        <w:t xml:space="preserve">(thư viện đồ họa 2D và 3D trên hệ thống nhúng: điện thoại, đồ điện tử, xe cơ giới). WebGL cung cấp các </w:t>
      </w:r>
      <w:r w:rsidRPr="00EB4AB1">
        <w:rPr>
          <w:rFonts w:ascii="Times New Roman" w:eastAsia="Times New Roman" w:hAnsi="Times New Roman" w:cs="Times New Roman"/>
          <w:color w:val="FF0000"/>
          <w:spacing w:val="-1"/>
          <w:sz w:val="26"/>
          <w:szCs w:val="26"/>
        </w:rPr>
        <w:t xml:space="preserve">chức năng cơ bản tương tự OpenGL ES </w:t>
      </w:r>
      <w:r>
        <w:rPr>
          <w:rFonts w:ascii="Times New Roman" w:eastAsia="Times New Roman" w:hAnsi="Times New Roman" w:cs="Times New Roman"/>
          <w:color w:val="1B1B1B"/>
          <w:spacing w:val="-1"/>
          <w:sz w:val="26"/>
          <w:szCs w:val="26"/>
        </w:rPr>
        <w:t xml:space="preserve">và </w:t>
      </w:r>
      <w:r w:rsidRPr="00EB4AB1">
        <w:rPr>
          <w:rFonts w:ascii="Times New Roman" w:eastAsia="Times New Roman" w:hAnsi="Times New Roman" w:cs="Times New Roman"/>
          <w:color w:val="FF0000"/>
          <w:spacing w:val="-1"/>
          <w:sz w:val="26"/>
          <w:szCs w:val="26"/>
        </w:rPr>
        <w:t>hoạt động tốt trên các phân cứng đồ họa 3D hiện đại</w:t>
      </w:r>
      <w:r>
        <w:rPr>
          <w:rFonts w:ascii="Times New Roman" w:eastAsia="Times New Roman" w:hAnsi="Times New Roman" w:cs="Times New Roman"/>
          <w:color w:val="1B1B1B"/>
          <w:spacing w:val="-1"/>
          <w:sz w:val="26"/>
          <w:szCs w:val="26"/>
        </w:rPr>
        <w:t xml:space="preserve">. </w:t>
      </w:r>
    </w:p>
    <w:p w:rsidR="00695BF2" w:rsidRPr="005A4F93" w:rsidRDefault="00695BF2" w:rsidP="00695BF2">
      <w:pPr>
        <w:shd w:val="clear" w:color="auto" w:fill="FFFFFF"/>
        <w:spacing w:after="0" w:line="360" w:lineRule="auto"/>
        <w:rPr>
          <w:rFonts w:ascii="Times New Roman" w:eastAsia="Times New Roman" w:hAnsi="Times New Roman" w:cs="Times New Roman"/>
          <w:color w:val="FF0000"/>
          <w:spacing w:val="-1"/>
          <w:sz w:val="26"/>
          <w:szCs w:val="26"/>
        </w:rPr>
      </w:pPr>
      <w:r w:rsidRPr="00EB4AB1">
        <w:rPr>
          <w:rFonts w:ascii="Times New Roman" w:eastAsia="Times New Roman" w:hAnsi="Times New Roman" w:cs="Times New Roman"/>
          <w:color w:val="00B050"/>
          <w:spacing w:val="-1"/>
          <w:sz w:val="26"/>
          <w:szCs w:val="26"/>
        </w:rPr>
        <w:t xml:space="preserve">WebGL là javascript API có thể sử dụng được trong HTML5, WebGL được code trong </w:t>
      </w:r>
      <w:r>
        <w:rPr>
          <w:rFonts w:ascii="Times New Roman" w:eastAsia="Times New Roman" w:hAnsi="Times New Roman" w:cs="Times New Roman"/>
          <w:color w:val="1B1B1B"/>
          <w:spacing w:val="-1"/>
          <w:sz w:val="26"/>
          <w:szCs w:val="26"/>
        </w:rPr>
        <w:t xml:space="preserve">tag &lt;canvas&gt; của HTML 5, điều này cho phép trình duyệt có thể truy cập và sử dụng GPU để xuất ra các đồ họa. </w:t>
      </w:r>
      <w:r w:rsidRPr="005A4F93">
        <w:rPr>
          <w:rFonts w:ascii="Times New Roman" w:eastAsia="Times New Roman" w:hAnsi="Times New Roman" w:cs="Times New Roman"/>
          <w:color w:val="FF0000"/>
          <w:spacing w:val="-1"/>
          <w:sz w:val="26"/>
          <w:szCs w:val="26"/>
        </w:rPr>
        <w:t>WebGL được hỗ trợ bởi đa số các trình duyệt hiện đại: Chrome, FireFox, IE, Opera...</w:t>
      </w:r>
    </w:p>
    <w:p w:rsidR="00695BF2" w:rsidRDefault="00695BF2" w:rsidP="00695BF2">
      <w:pPr>
        <w:shd w:val="clear" w:color="auto" w:fill="FFFFFF"/>
        <w:spacing w:after="0" w:line="360" w:lineRule="auto"/>
        <w:outlineLvl w:val="1"/>
        <w:rPr>
          <w:rFonts w:ascii="Times New Roman" w:eastAsia="Times New Roman" w:hAnsi="Times New Roman" w:cs="Times New Roman"/>
          <w:b/>
          <w:bCs/>
          <w:color w:val="292B2C"/>
          <w:sz w:val="26"/>
          <w:szCs w:val="26"/>
        </w:rPr>
      </w:pPr>
      <w:r>
        <w:rPr>
          <w:rFonts w:ascii="Times New Roman" w:eastAsia="Times New Roman" w:hAnsi="Times New Roman" w:cs="Times New Roman"/>
          <w:b/>
          <w:bCs/>
          <w:color w:val="292B2C"/>
          <w:sz w:val="26"/>
          <w:szCs w:val="26"/>
        </w:rPr>
        <w:t>2.Các ưu điểm của WebGL</w:t>
      </w:r>
    </w:p>
    <w:p w:rsidR="00695BF2" w:rsidRDefault="00695BF2" w:rsidP="00695BF2">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sidRPr="00696F43">
        <w:rPr>
          <w:rFonts w:ascii="Times New Roman" w:eastAsia="Times New Roman" w:hAnsi="Times New Roman" w:cs="Times New Roman"/>
          <w:color w:val="FF0000"/>
          <w:sz w:val="26"/>
          <w:szCs w:val="26"/>
        </w:rPr>
        <w:lastRenderedPageBreak/>
        <w:t>Ứng dụng WebGL được viết bằng javascript nên các ứng dụng này có thể tương tác trực tiếp với các phần tử HTML</w:t>
      </w:r>
      <w:r>
        <w:rPr>
          <w:rFonts w:ascii="Times New Roman" w:eastAsia="Times New Roman" w:hAnsi="Times New Roman" w:cs="Times New Roman"/>
          <w:color w:val="292B2C"/>
          <w:sz w:val="26"/>
          <w:szCs w:val="26"/>
        </w:rPr>
        <w:t>, ngoài ra ta có thể sử dụng thêm các thư viện javascript và các công nghệ HTML để hỗ trợ cho ứng dụng.</w:t>
      </w:r>
    </w:p>
    <w:p w:rsidR="00695BF2" w:rsidRPr="00696F43" w:rsidRDefault="00695BF2" w:rsidP="00695BF2">
      <w:pPr>
        <w:numPr>
          <w:ilvl w:val="0"/>
          <w:numId w:val="17"/>
        </w:numPr>
        <w:shd w:val="clear" w:color="auto" w:fill="FFFFFF"/>
        <w:spacing w:after="0" w:line="360" w:lineRule="auto"/>
        <w:rPr>
          <w:rFonts w:ascii="Times New Roman" w:eastAsia="Times New Roman" w:hAnsi="Times New Roman" w:cs="Times New Roman"/>
          <w:color w:val="FF0000"/>
          <w:sz w:val="26"/>
          <w:szCs w:val="26"/>
        </w:rPr>
      </w:pPr>
      <w:r w:rsidRPr="00696F43">
        <w:rPr>
          <w:rFonts w:ascii="Times New Roman" w:eastAsia="Times New Roman" w:hAnsi="Times New Roman" w:cs="Times New Roman"/>
          <w:color w:val="FF0000"/>
          <w:sz w:val="26"/>
          <w:szCs w:val="26"/>
        </w:rPr>
        <w:t>WebGL cũng hỗ trợ cho các nền tảng di động.</w:t>
      </w:r>
    </w:p>
    <w:p w:rsidR="00695BF2" w:rsidRPr="00696F43" w:rsidRDefault="00695BF2" w:rsidP="00695BF2">
      <w:pPr>
        <w:numPr>
          <w:ilvl w:val="0"/>
          <w:numId w:val="17"/>
        </w:numPr>
        <w:shd w:val="clear" w:color="auto" w:fill="FFFFFF"/>
        <w:spacing w:after="0" w:line="360" w:lineRule="auto"/>
        <w:rPr>
          <w:rFonts w:ascii="Times New Roman" w:eastAsia="Times New Roman" w:hAnsi="Times New Roman" w:cs="Times New Roman"/>
          <w:color w:val="FF0000"/>
          <w:sz w:val="26"/>
          <w:szCs w:val="26"/>
        </w:rPr>
      </w:pPr>
      <w:r w:rsidRPr="00696F43">
        <w:rPr>
          <w:rFonts w:ascii="Times New Roman" w:eastAsia="Times New Roman" w:hAnsi="Times New Roman" w:cs="Times New Roman"/>
          <w:color w:val="FF0000"/>
          <w:sz w:val="26"/>
          <w:szCs w:val="26"/>
        </w:rPr>
        <w:t>WebGL mã nguồn mở.</w:t>
      </w:r>
    </w:p>
    <w:p w:rsidR="00695BF2" w:rsidRPr="00696F43" w:rsidRDefault="00695BF2" w:rsidP="00695BF2">
      <w:pPr>
        <w:numPr>
          <w:ilvl w:val="0"/>
          <w:numId w:val="17"/>
        </w:numPr>
        <w:shd w:val="clear" w:color="auto" w:fill="FFFFFF"/>
        <w:spacing w:after="0" w:line="360" w:lineRule="auto"/>
        <w:rPr>
          <w:rFonts w:ascii="Times New Roman" w:eastAsia="Times New Roman" w:hAnsi="Times New Roman" w:cs="Times New Roman"/>
          <w:color w:val="FF0000"/>
          <w:sz w:val="26"/>
          <w:szCs w:val="26"/>
        </w:rPr>
      </w:pPr>
      <w:r w:rsidRPr="00696F43">
        <w:rPr>
          <w:rFonts w:ascii="Times New Roman" w:eastAsia="Times New Roman" w:hAnsi="Times New Roman" w:cs="Times New Roman"/>
          <w:color w:val="FF0000"/>
          <w:sz w:val="26"/>
          <w:szCs w:val="26"/>
        </w:rPr>
        <w:t>WebGL sử dụng javascript để code vì vậy nó được hỗ trợ tự động quản lý bộ nhớ.</w:t>
      </w:r>
    </w:p>
    <w:p w:rsidR="00695BF2" w:rsidRDefault="00695BF2" w:rsidP="00695BF2">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sidRPr="00696F43">
        <w:rPr>
          <w:rFonts w:ascii="Times New Roman" w:eastAsia="Times New Roman" w:hAnsi="Times New Roman" w:cs="Times New Roman"/>
          <w:color w:val="FF0000"/>
          <w:sz w:val="26"/>
          <w:szCs w:val="26"/>
        </w:rPr>
        <w:t>WebGL không cần thiết phải biên dịch để chạy</w:t>
      </w:r>
      <w:r>
        <w:rPr>
          <w:rFonts w:ascii="Times New Roman" w:eastAsia="Times New Roman" w:hAnsi="Times New Roman" w:cs="Times New Roman"/>
          <w:color w:val="292B2C"/>
          <w:sz w:val="26"/>
          <w:szCs w:val="26"/>
        </w:rPr>
        <w:t>.</w:t>
      </w:r>
    </w:p>
    <w:p w:rsidR="004D4C42" w:rsidRPr="00E9783B" w:rsidRDefault="00695BF2"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 xml:space="preserve">Dễ dàng thiết lập và chạy, chỉ cần một text editor </w:t>
      </w:r>
      <w:r w:rsidR="00696F43">
        <w:rPr>
          <w:rFonts w:ascii="Times New Roman" w:eastAsia="Times New Roman" w:hAnsi="Times New Roman" w:cs="Times New Roman"/>
          <w:color w:val="292B2C"/>
          <w:sz w:val="26"/>
          <w:szCs w:val="26"/>
        </w:rPr>
        <w:t>(soạn thảo văn bản )</w:t>
      </w:r>
      <w:r>
        <w:rPr>
          <w:rFonts w:ascii="Times New Roman" w:eastAsia="Times New Roman" w:hAnsi="Times New Roman" w:cs="Times New Roman"/>
          <w:color w:val="292B2C"/>
          <w:sz w:val="26"/>
          <w:szCs w:val="26"/>
        </w:rPr>
        <w:t>và trình duyệt.</w:t>
      </w:r>
    </w:p>
    <w:p w:rsidR="007E41CE" w:rsidRPr="00E9783B" w:rsidRDefault="00DB5A65" w:rsidP="00A54CE7">
      <w:pPr>
        <w:spacing w:after="0" w:line="360" w:lineRule="auto"/>
        <w:jc w:val="center"/>
        <w:rPr>
          <w:rFonts w:ascii="Times New Roman" w:hAnsi="Times New Roman" w:cs="Times New Roman"/>
          <w:b/>
          <w:color w:val="00B050"/>
          <w:sz w:val="36"/>
          <w:szCs w:val="26"/>
        </w:rPr>
      </w:pPr>
      <w:r w:rsidRPr="00E9783B">
        <w:rPr>
          <w:rFonts w:ascii="Times New Roman" w:hAnsi="Times New Roman" w:cs="Times New Roman"/>
          <w:b/>
          <w:color w:val="00B050"/>
          <w:sz w:val="36"/>
          <w:szCs w:val="26"/>
        </w:rPr>
        <w:t xml:space="preserve"> </w:t>
      </w:r>
      <w:r w:rsidR="007E41CE" w:rsidRPr="00E9783B">
        <w:rPr>
          <w:rFonts w:ascii="Times New Roman" w:hAnsi="Times New Roman" w:cs="Times New Roman"/>
          <w:b/>
          <w:color w:val="00B050"/>
          <w:sz w:val="36"/>
          <w:szCs w:val="26"/>
        </w:rPr>
        <w:t>4.GIT HUB</w:t>
      </w:r>
    </w:p>
    <w:p w:rsidR="00E9783B" w:rsidRPr="00E9783B" w:rsidRDefault="00E9783B" w:rsidP="00A54CE7">
      <w:pPr>
        <w:spacing w:after="0" w:line="360" w:lineRule="auto"/>
        <w:rPr>
          <w:rFonts w:ascii="Helvetica" w:hAnsi="Helvetica"/>
          <w:color w:val="FF0000"/>
          <w:sz w:val="27"/>
          <w:szCs w:val="27"/>
          <w:shd w:val="clear" w:color="auto" w:fill="FFFFFF"/>
        </w:rPr>
      </w:pPr>
      <w:r w:rsidRPr="00E9783B">
        <w:rPr>
          <w:rFonts w:ascii="Helvetica" w:hAnsi="Helvetica"/>
          <w:color w:val="FF0000"/>
          <w:sz w:val="27"/>
          <w:szCs w:val="27"/>
          <w:shd w:val="clear" w:color="auto" w:fill="FFFFFF"/>
        </w:rPr>
        <w:t xml:space="preserve">GitHub là một </w:t>
      </w:r>
      <w:r w:rsidRPr="00D04105">
        <w:rPr>
          <w:rFonts w:ascii="Helvetica" w:hAnsi="Helvetica"/>
          <w:b/>
          <w:color w:val="00B050"/>
          <w:sz w:val="27"/>
          <w:szCs w:val="27"/>
          <w:shd w:val="clear" w:color="auto" w:fill="FFFFFF"/>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t>nền tảng lưu trữ mã để kiểm soát phiên bản</w:t>
      </w:r>
      <w:r w:rsidRPr="00D04105">
        <w:rPr>
          <w:rFonts w:ascii="Helvetica" w:hAnsi="Helvetica"/>
          <w:color w:val="00B050"/>
          <w:sz w:val="27"/>
          <w:szCs w:val="27"/>
          <w:shd w:val="clear" w:color="auto" w:fill="FFFFFF"/>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t xml:space="preserve"> </w:t>
      </w:r>
      <w:r w:rsidRPr="00E9783B">
        <w:rPr>
          <w:rFonts w:ascii="Helvetica" w:hAnsi="Helvetica"/>
          <w:color w:val="FF0000"/>
          <w:sz w:val="27"/>
          <w:szCs w:val="27"/>
          <w:shd w:val="clear" w:color="auto" w:fill="FFFFFF"/>
        </w:rPr>
        <w:t>và cộng tác. Nó cho phép bạn và những người khác làm việc cùng nhau trên các dự án từ bất cứ đâu.</w:t>
      </w:r>
    </w:p>
    <w:p w:rsidR="007E41CE" w:rsidRDefault="007E41CE" w:rsidP="00A54CE7">
      <w:pPr>
        <w:spacing w:after="0" w:line="360" w:lineRule="auto"/>
        <w:rPr>
          <w:rFonts w:ascii="Times New Roman" w:hAnsi="Times New Roman" w:cs="Times New Roman"/>
          <w:color w:val="444444"/>
          <w:sz w:val="26"/>
          <w:szCs w:val="26"/>
          <w:shd w:val="clear" w:color="auto" w:fill="FFFFFF"/>
        </w:rPr>
      </w:pPr>
      <w:r>
        <w:rPr>
          <w:rFonts w:ascii="Times New Roman" w:hAnsi="Times New Roman" w:cs="Times New Roman"/>
          <w:color w:val="444444"/>
          <w:sz w:val="26"/>
          <w:szCs w:val="26"/>
          <w:shd w:val="clear" w:color="auto" w:fill="FFFFFF"/>
        </w:rPr>
        <w:t>Đây cũng là nơi giúp các lập trình viên post các code, kế hoạch của mình lên để các thành viên khác trong nhóm dự án theo dõi, copy các đoạn code đó về và tiếp tục phần việc của mình.</w:t>
      </w:r>
    </w:p>
    <w:p w:rsidR="00E9783B" w:rsidRDefault="00E9783B" w:rsidP="00E9783B">
      <w:pPr>
        <w:pStyle w:val="Heading4"/>
        <w:shd w:val="clear" w:color="auto" w:fill="FFFFFF"/>
        <w:spacing w:before="240" w:after="225"/>
        <w:rPr>
          <w:rFonts w:ascii="Helvetica" w:hAnsi="Helvetica"/>
          <w:color w:val="444444"/>
          <w:sz w:val="29"/>
          <w:szCs w:val="29"/>
        </w:rPr>
      </w:pPr>
      <w:r>
        <w:rPr>
          <w:rFonts w:ascii="Helvetica" w:hAnsi="Helvetica"/>
          <w:color w:val="444444"/>
          <w:sz w:val="29"/>
          <w:szCs w:val="29"/>
        </w:rPr>
        <w:t>Không cần mã hóa</w:t>
      </w:r>
    </w:p>
    <w:p w:rsidR="00E9783B" w:rsidRPr="00E9783B" w:rsidRDefault="00E9783B" w:rsidP="00E9783B">
      <w:pPr>
        <w:pStyle w:val="NormalWeb"/>
        <w:shd w:val="clear" w:color="auto" w:fill="FFFFFF"/>
        <w:spacing w:before="225" w:beforeAutospacing="0" w:after="225" w:afterAutospacing="0"/>
        <w:rPr>
          <w:rFonts w:ascii="Helvetica" w:hAnsi="Helvetica"/>
          <w:color w:val="444444"/>
          <w:sz w:val="27"/>
          <w:szCs w:val="27"/>
        </w:rPr>
      </w:pPr>
      <w:r>
        <w:rPr>
          <w:rFonts w:ascii="Helvetica" w:hAnsi="Helvetica"/>
          <w:color w:val="444444"/>
          <w:sz w:val="27"/>
          <w:szCs w:val="27"/>
        </w:rPr>
        <w:t>Để hoàn thành hướng dẫn này, bạn cần có </w:t>
      </w:r>
      <w:hyperlink r:id="rId51" w:history="1">
        <w:r>
          <w:rPr>
            <w:rStyle w:val="Hyperlink"/>
            <w:rFonts w:ascii="Helvetica" w:hAnsi="Helvetica"/>
            <w:color w:val="4183C4"/>
            <w:sz w:val="27"/>
            <w:szCs w:val="27"/>
          </w:rPr>
          <w:t>tài khoản GitHub.com</w:t>
        </w:r>
      </w:hyperlink>
      <w:r>
        <w:rPr>
          <w:rFonts w:ascii="Helvetica" w:hAnsi="Helvetica"/>
          <w:color w:val="444444"/>
          <w:sz w:val="27"/>
          <w:szCs w:val="27"/>
        </w:rPr>
        <w:t> và truy cập Internet. Bạn không cần biết cách viết mã, sử dụng dòng lệnh hoặc cài đặt Git (phần mềm kiểm soát phiên bản GitHub được tích hợp sẵn).</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Với khả năng lưu trữ và độ bảo mật cao của mình, </w:t>
      </w:r>
      <w:r>
        <w:rPr>
          <w:rFonts w:ascii="Times New Roman" w:eastAsia="Times New Roman" w:hAnsi="Times New Roman" w:cs="Times New Roman"/>
          <w:b/>
          <w:bCs/>
          <w:color w:val="444444"/>
          <w:sz w:val="26"/>
          <w:szCs w:val="26"/>
        </w:rPr>
        <w:t>GitHub </w:t>
      </w:r>
      <w:r>
        <w:rPr>
          <w:rFonts w:ascii="Times New Roman" w:eastAsia="Times New Roman" w:hAnsi="Times New Roman" w:cs="Times New Roman"/>
          <w:color w:val="444444"/>
          <w:sz w:val="26"/>
          <w:szCs w:val="26"/>
        </w:rPr>
        <w:t>được xem là nguồn lưu dữ liệu mở phổ biến nhất hiện nay. </w:t>
      </w:r>
      <w:r>
        <w:rPr>
          <w:rFonts w:ascii="Times New Roman" w:eastAsia="Times New Roman" w:hAnsi="Times New Roman" w:cs="Times New Roman"/>
          <w:b/>
          <w:bCs/>
          <w:i/>
          <w:iCs/>
          <w:color w:val="444444"/>
          <w:sz w:val="26"/>
          <w:szCs w:val="26"/>
        </w:rPr>
        <w:t>GitHub</w:t>
      </w:r>
      <w:r>
        <w:rPr>
          <w:rFonts w:ascii="Times New Roman" w:eastAsia="Times New Roman" w:hAnsi="Times New Roman" w:cs="Times New Roman"/>
          <w:color w:val="444444"/>
          <w:sz w:val="26"/>
          <w:szCs w:val="26"/>
        </w:rPr>
        <w:t> là sự kết hợp giữa 2 từ:</w:t>
      </w:r>
    </w:p>
    <w:p w:rsidR="007E41CE" w:rsidRPr="00BF3B63" w:rsidRDefault="007E41CE" w:rsidP="00A54CE7">
      <w:pPr>
        <w:numPr>
          <w:ilvl w:val="0"/>
          <w:numId w:val="12"/>
        </w:numPr>
        <w:shd w:val="clear" w:color="auto" w:fill="FFFFFF"/>
        <w:spacing w:after="0" w:line="360" w:lineRule="auto"/>
        <w:rPr>
          <w:rFonts w:ascii="Times New Roman" w:eastAsia="Times New Roman" w:hAnsi="Times New Roman" w:cs="Times New Roman"/>
          <w:color w:val="FF0000"/>
          <w:sz w:val="26"/>
          <w:szCs w:val="26"/>
        </w:rPr>
      </w:pPr>
      <w:r w:rsidRPr="00BF3B63">
        <w:rPr>
          <w:rFonts w:ascii="Times New Roman" w:eastAsia="Times New Roman" w:hAnsi="Times New Roman" w:cs="Times New Roman"/>
          <w:b/>
          <w:bCs/>
          <w:i/>
          <w:iCs/>
          <w:color w:val="FF0000"/>
          <w:sz w:val="26"/>
          <w:szCs w:val="26"/>
        </w:rPr>
        <w:t>Git – hệ thống quản lý dự án và phiên bản code</w:t>
      </w:r>
    </w:p>
    <w:p w:rsidR="007E41CE" w:rsidRPr="00BF3B63" w:rsidRDefault="007E41CE" w:rsidP="00A54CE7">
      <w:pPr>
        <w:numPr>
          <w:ilvl w:val="0"/>
          <w:numId w:val="12"/>
        </w:numPr>
        <w:shd w:val="clear" w:color="auto" w:fill="FFFFFF"/>
        <w:spacing w:after="0" w:line="360" w:lineRule="auto"/>
        <w:rPr>
          <w:rFonts w:ascii="Times New Roman" w:eastAsia="Times New Roman" w:hAnsi="Times New Roman" w:cs="Times New Roman"/>
          <w:color w:val="FF0000"/>
          <w:sz w:val="26"/>
          <w:szCs w:val="26"/>
        </w:rPr>
      </w:pPr>
      <w:r w:rsidRPr="00BF3B63">
        <w:rPr>
          <w:rFonts w:ascii="Times New Roman" w:eastAsia="Times New Roman" w:hAnsi="Times New Roman" w:cs="Times New Roman"/>
          <w:b/>
          <w:bCs/>
          <w:i/>
          <w:iCs/>
          <w:color w:val="FF0000"/>
          <w:sz w:val="26"/>
          <w:szCs w:val="26"/>
        </w:rPr>
        <w:t>Hub – nơi biến những dòng lệnh trên Git thành mạng xã hội cho lập trình viên</w:t>
      </w:r>
    </w:p>
    <w:p w:rsidR="00BF3B63" w:rsidRDefault="007E41CE" w:rsidP="00A54CE7">
      <w:pPr>
        <w:shd w:val="clear" w:color="auto" w:fill="FFFFFF"/>
        <w:spacing w:after="0"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Nhưng cách sử dụng GitHub như thế nào? </w:t>
      </w:r>
    </w:p>
    <w:p w:rsidR="007E41CE" w:rsidRDefault="007E41CE" w:rsidP="00A54CE7">
      <w:pPr>
        <w:shd w:val="clear" w:color="auto" w:fill="FFFFFF"/>
        <w:spacing w:after="0" w:line="360" w:lineRule="auto"/>
        <w:ind w:firstLine="360"/>
        <w:rPr>
          <w:rFonts w:ascii="Times New Roman" w:eastAsia="Times New Roman" w:hAnsi="Times New Roman" w:cs="Times New Roman"/>
          <w:color w:val="444444"/>
          <w:sz w:val="26"/>
          <w:szCs w:val="26"/>
        </w:rPr>
      </w:pPr>
      <w:r>
        <w:rPr>
          <w:rFonts w:ascii="Times New Roman" w:eastAsia="Times New Roman" w:hAnsi="Times New Roman" w:cs="Times New Roman"/>
          <w:sz w:val="26"/>
          <w:szCs w:val="26"/>
        </w:rPr>
        <w:t>Nó sử dụng để hợp tác nhiều người lại với nhau, từ mọi nơi trên thế giới, lên kế hoạch, theo dõi và làm chung một dự án.</w:t>
      </w:r>
    </w:p>
    <w:p w:rsidR="007E41CE" w:rsidRDefault="00E9783B" w:rsidP="00A54CE7">
      <w:pPr>
        <w:spacing w:after="0" w:line="360" w:lineRule="auto"/>
        <w:ind w:firstLine="720"/>
        <w:rPr>
          <w:rFonts w:ascii="Times New Roman" w:eastAsia="Times New Roman" w:hAnsi="Times New Roman" w:cs="Times New Roman"/>
          <w:sz w:val="26"/>
          <w:szCs w:val="26"/>
        </w:rPr>
      </w:pPr>
      <w:hyperlink r:id="rId52" w:tgtFrame="_blank" w:history="1">
        <w:r w:rsidR="007E41CE">
          <w:rPr>
            <w:rStyle w:val="Hyperlink"/>
            <w:rFonts w:ascii="Times New Roman" w:eastAsia="Times New Roman" w:hAnsi="Times New Roman" w:cs="Times New Roman"/>
            <w:b/>
            <w:bCs/>
            <w:color w:val="6747C7"/>
            <w:sz w:val="26"/>
            <w:szCs w:val="26"/>
          </w:rPr>
          <w:t>GitHub</w:t>
        </w:r>
      </w:hyperlink>
      <w:r w:rsidR="007E41CE">
        <w:rPr>
          <w:rFonts w:ascii="Times New Roman" w:eastAsia="Times New Roman" w:hAnsi="Times New Roman" w:cs="Times New Roman"/>
          <w:sz w:val="26"/>
          <w:szCs w:val="26"/>
        </w:rPr>
        <w:t> cũng là một nền tảng lưu trữ online lớn nhất trên thế giới về các dự án nhiều người làm.</w:t>
      </w:r>
    </w:p>
    <w:p w:rsidR="00E9783B" w:rsidRDefault="00E9783B" w:rsidP="00E9783B">
      <w:pPr>
        <w:pStyle w:val="Heading2"/>
        <w:pBdr>
          <w:bottom w:val="single" w:sz="6" w:space="0" w:color="EEEEEE"/>
        </w:pBdr>
        <w:shd w:val="clear" w:color="auto" w:fill="FFFFFF"/>
        <w:spacing w:before="240" w:after="225"/>
        <w:rPr>
          <w:rFonts w:ascii="Helvetica" w:hAnsi="Helvetica"/>
          <w:color w:val="000000"/>
          <w:sz w:val="48"/>
          <w:szCs w:val="48"/>
        </w:rPr>
      </w:pPr>
      <w:r>
        <w:rPr>
          <w:rFonts w:ascii="Helvetica" w:hAnsi="Helvetica"/>
          <w:color w:val="000000"/>
          <w:sz w:val="48"/>
          <w:szCs w:val="48"/>
        </w:rPr>
        <w:t>Bước 1. Tạo một kho lưu trữ</w:t>
      </w:r>
    </w:p>
    <w:p w:rsidR="00E9783B" w:rsidRDefault="00E9783B" w:rsidP="00E9783B">
      <w:pPr>
        <w:pStyle w:val="NormalWeb"/>
        <w:shd w:val="clear" w:color="auto" w:fill="FFFFFF"/>
        <w:spacing w:before="225" w:beforeAutospacing="0" w:after="225" w:afterAutospacing="0"/>
        <w:rPr>
          <w:rFonts w:ascii="Helvetica" w:hAnsi="Helvetica"/>
          <w:color w:val="444444"/>
          <w:sz w:val="27"/>
          <w:szCs w:val="27"/>
        </w:rPr>
      </w:pPr>
      <w:r>
        <w:rPr>
          <w:rFonts w:ascii="Helvetica" w:hAnsi="Helvetica"/>
          <w:color w:val="444444"/>
          <w:sz w:val="27"/>
          <w:szCs w:val="27"/>
        </w:rPr>
        <w:t>Một </w:t>
      </w:r>
      <w:r>
        <w:rPr>
          <w:rStyle w:val="Strong"/>
          <w:rFonts w:ascii="Helvetica" w:hAnsi="Helvetica"/>
          <w:color w:val="444444"/>
          <w:sz w:val="27"/>
          <w:szCs w:val="27"/>
        </w:rPr>
        <w:t>kho lưu trữ</w:t>
      </w:r>
      <w:r>
        <w:rPr>
          <w:rFonts w:ascii="Helvetica" w:hAnsi="Helvetica"/>
          <w:color w:val="444444"/>
          <w:sz w:val="27"/>
          <w:szCs w:val="27"/>
        </w:rPr>
        <w:t> thường được sử dụng để tổ chức một dự án duy nhất. Các kho lưu trữ có thể chứa các thư mục và tệp, hình ảnh, video, bảng tính và bộ dữ liệu - bất cứ thứ gì mà dự án của bạn cần. Chúng tôi khuyên bạn nên bao gồm </w:t>
      </w:r>
      <w:r>
        <w:rPr>
          <w:rStyle w:val="Emphasis"/>
          <w:rFonts w:ascii="Helvetica" w:hAnsi="Helvetica"/>
          <w:color w:val="444444"/>
          <w:sz w:val="27"/>
          <w:szCs w:val="27"/>
        </w:rPr>
        <w:t>README</w:t>
      </w:r>
      <w:r>
        <w:rPr>
          <w:rFonts w:ascii="Helvetica" w:hAnsi="Helvetica"/>
          <w:color w:val="444444"/>
          <w:sz w:val="27"/>
          <w:szCs w:val="27"/>
        </w:rPr>
        <w:t> hoặc tệp có thông tin về dự án của bạn. GitHub giúp bạn dễ dàng thêm một cái cùng lúc bạn tạo kho lưu trữ mới của mình. </w:t>
      </w:r>
      <w:r>
        <w:rPr>
          <w:rStyle w:val="Emphasis"/>
          <w:rFonts w:ascii="Helvetica" w:hAnsi="Helvetica"/>
          <w:color w:val="444444"/>
          <w:sz w:val="27"/>
          <w:szCs w:val="27"/>
        </w:rPr>
        <w:t>Nó cũng cung cấp các tùy chọn phổ biến khác như tệp giấy phép.</w:t>
      </w:r>
    </w:p>
    <w:p w:rsidR="00E9783B" w:rsidRDefault="00E9783B" w:rsidP="00E9783B">
      <w:pPr>
        <w:pStyle w:val="NormalWeb"/>
        <w:shd w:val="clear" w:color="auto" w:fill="FFFFFF"/>
        <w:spacing w:before="0" w:beforeAutospacing="0" w:after="0" w:afterAutospacing="0"/>
        <w:rPr>
          <w:rFonts w:ascii="Helvetica" w:hAnsi="Helvetica"/>
          <w:color w:val="444444"/>
          <w:sz w:val="27"/>
          <w:szCs w:val="27"/>
        </w:rPr>
      </w:pPr>
      <w:r>
        <w:rPr>
          <w:rStyle w:val="HTMLCode"/>
          <w:color w:val="444444"/>
          <w:bdr w:val="single" w:sz="6" w:space="0" w:color="DDDDDD" w:frame="1"/>
          <w:shd w:val="clear" w:color="auto" w:fill="F8F8F8"/>
        </w:rPr>
        <w:t>hello-world</w:t>
      </w:r>
      <w:r>
        <w:rPr>
          <w:rFonts w:ascii="Helvetica" w:hAnsi="Helvetica"/>
          <w:color w:val="444444"/>
          <w:sz w:val="27"/>
          <w:szCs w:val="27"/>
        </w:rPr>
        <w:t>Kho lưu trữ của bạn có thể là nơi bạn lưu trữ ý tưởng, tài nguyên hoặc thậm chí chia sẻ và thảo luận mọi thứ với người khác.</w:t>
      </w:r>
    </w:p>
    <w:p w:rsidR="00E9783B" w:rsidRDefault="00E9783B" w:rsidP="00E9783B">
      <w:pPr>
        <w:pStyle w:val="Heading3"/>
        <w:shd w:val="clear" w:color="auto" w:fill="FFFFFF"/>
        <w:spacing w:before="240" w:beforeAutospacing="0" w:after="225" w:afterAutospacing="0"/>
        <w:rPr>
          <w:rFonts w:ascii="Helvetica" w:hAnsi="Helvetica"/>
          <w:color w:val="444444"/>
          <w:sz w:val="36"/>
          <w:szCs w:val="36"/>
        </w:rPr>
      </w:pPr>
      <w:r>
        <w:rPr>
          <w:rFonts w:ascii="Helvetica" w:hAnsi="Helvetica"/>
          <w:color w:val="444444"/>
          <w:sz w:val="36"/>
          <w:szCs w:val="36"/>
        </w:rPr>
        <w:t>Để tạo một kho lưu trữ mới</w:t>
      </w:r>
    </w:p>
    <w:p w:rsidR="00E9783B" w:rsidRDefault="00E9783B" w:rsidP="00E9783B">
      <w:pPr>
        <w:numPr>
          <w:ilvl w:val="0"/>
          <w:numId w:val="39"/>
        </w:numPr>
        <w:shd w:val="clear" w:color="auto" w:fill="FFFFFF"/>
        <w:spacing w:before="100" w:beforeAutospacing="1" w:after="100" w:afterAutospacing="1" w:line="240" w:lineRule="auto"/>
        <w:ind w:left="0"/>
        <w:rPr>
          <w:rFonts w:ascii="Helvetica" w:hAnsi="Helvetica"/>
          <w:color w:val="444444"/>
          <w:sz w:val="27"/>
          <w:szCs w:val="27"/>
        </w:rPr>
      </w:pPr>
      <w:r>
        <w:rPr>
          <w:rFonts w:ascii="Helvetica" w:hAnsi="Helvetica"/>
          <w:color w:val="444444"/>
          <w:sz w:val="27"/>
          <w:szCs w:val="27"/>
        </w:rPr>
        <w:t>Ở góc trên bên phải, bên cạnh hình đại diện hoặc nhận dạng của bạn, nhấp vào và sau đó chọn </w:t>
      </w:r>
      <w:r>
        <w:rPr>
          <w:rStyle w:val="Strong"/>
          <w:rFonts w:ascii="Helvetica" w:hAnsi="Helvetica"/>
          <w:color w:val="444444"/>
          <w:sz w:val="27"/>
          <w:szCs w:val="27"/>
        </w:rPr>
        <w:t>Kho lưu trữ mới</w:t>
      </w:r>
      <w:r>
        <w:rPr>
          <w:rFonts w:ascii="Helvetica" w:hAnsi="Helvetica"/>
          <w:color w:val="444444"/>
          <w:sz w:val="27"/>
          <w:szCs w:val="27"/>
        </w:rPr>
        <w:t> .</w:t>
      </w:r>
    </w:p>
    <w:p w:rsidR="00E9783B" w:rsidRDefault="00E9783B" w:rsidP="00E9783B">
      <w:pPr>
        <w:numPr>
          <w:ilvl w:val="0"/>
          <w:numId w:val="39"/>
        </w:numPr>
        <w:shd w:val="clear" w:color="auto" w:fill="FFFFFF"/>
        <w:spacing w:beforeAutospacing="1" w:after="0" w:afterAutospacing="1" w:line="240" w:lineRule="auto"/>
        <w:ind w:left="0"/>
        <w:rPr>
          <w:rFonts w:ascii="Helvetica" w:hAnsi="Helvetica"/>
          <w:color w:val="444444"/>
          <w:sz w:val="27"/>
          <w:szCs w:val="27"/>
        </w:rPr>
      </w:pPr>
      <w:r>
        <w:rPr>
          <w:rFonts w:ascii="Helvetica" w:hAnsi="Helvetica"/>
          <w:color w:val="444444"/>
          <w:sz w:val="27"/>
          <w:szCs w:val="27"/>
        </w:rPr>
        <w:t>Đặt tên cho kho lưu trữ của bạn </w:t>
      </w:r>
      <w:r>
        <w:rPr>
          <w:rStyle w:val="HTMLCode"/>
          <w:rFonts w:eastAsiaTheme="minorEastAsia"/>
          <w:color w:val="444444"/>
          <w:bdr w:val="single" w:sz="6" w:space="0" w:color="DDDDDD" w:frame="1"/>
          <w:shd w:val="clear" w:color="auto" w:fill="F8F8F8"/>
        </w:rPr>
        <w:t>hello-world</w:t>
      </w:r>
      <w:r>
        <w:rPr>
          <w:rFonts w:ascii="Helvetica" w:hAnsi="Helvetica"/>
          <w:color w:val="444444"/>
          <w:sz w:val="27"/>
          <w:szCs w:val="27"/>
        </w:rPr>
        <w:t>.</w:t>
      </w:r>
    </w:p>
    <w:p w:rsidR="00E9783B" w:rsidRDefault="00E9783B" w:rsidP="00E9783B">
      <w:pPr>
        <w:numPr>
          <w:ilvl w:val="0"/>
          <w:numId w:val="39"/>
        </w:numPr>
        <w:shd w:val="clear" w:color="auto" w:fill="FFFFFF"/>
        <w:spacing w:before="100" w:beforeAutospacing="1" w:after="100" w:afterAutospacing="1" w:line="240" w:lineRule="auto"/>
        <w:ind w:left="0"/>
        <w:rPr>
          <w:rFonts w:ascii="Helvetica" w:hAnsi="Helvetica"/>
          <w:color w:val="444444"/>
          <w:sz w:val="27"/>
          <w:szCs w:val="27"/>
        </w:rPr>
      </w:pPr>
      <w:r>
        <w:rPr>
          <w:rFonts w:ascii="Helvetica" w:hAnsi="Helvetica"/>
          <w:color w:val="444444"/>
          <w:sz w:val="27"/>
          <w:szCs w:val="27"/>
        </w:rPr>
        <w:t>Viết một mô tả ngắn.</w:t>
      </w:r>
    </w:p>
    <w:p w:rsidR="00E9783B" w:rsidRDefault="00E9783B" w:rsidP="00E9783B">
      <w:pPr>
        <w:numPr>
          <w:ilvl w:val="0"/>
          <w:numId w:val="39"/>
        </w:numPr>
        <w:shd w:val="clear" w:color="auto" w:fill="FFFFFF"/>
        <w:spacing w:before="100" w:beforeAutospacing="1" w:after="100" w:afterAutospacing="1" w:line="240" w:lineRule="auto"/>
        <w:ind w:left="0"/>
        <w:rPr>
          <w:rFonts w:ascii="Helvetica" w:hAnsi="Helvetica"/>
          <w:color w:val="444444"/>
          <w:sz w:val="27"/>
          <w:szCs w:val="27"/>
        </w:rPr>
      </w:pPr>
      <w:r>
        <w:rPr>
          <w:rFonts w:ascii="Helvetica" w:hAnsi="Helvetica"/>
          <w:color w:val="444444"/>
          <w:sz w:val="27"/>
          <w:szCs w:val="27"/>
        </w:rPr>
        <w:t>Chọn </w:t>
      </w:r>
      <w:r>
        <w:rPr>
          <w:rStyle w:val="Strong"/>
          <w:rFonts w:ascii="Helvetica" w:hAnsi="Helvetica"/>
          <w:color w:val="444444"/>
          <w:sz w:val="27"/>
          <w:szCs w:val="27"/>
        </w:rPr>
        <w:t>Khởi tạo kho lưu trữ này với README</w:t>
      </w:r>
      <w:r>
        <w:rPr>
          <w:rFonts w:ascii="Helvetica" w:hAnsi="Helvetica"/>
          <w:color w:val="444444"/>
          <w:sz w:val="27"/>
          <w:szCs w:val="27"/>
        </w:rPr>
        <w:t> .</w:t>
      </w:r>
    </w:p>
    <w:p w:rsidR="00E9783B" w:rsidRDefault="00E9783B" w:rsidP="00E9783B">
      <w:pPr>
        <w:pStyle w:val="Heading2"/>
        <w:pBdr>
          <w:bottom w:val="single" w:sz="6" w:space="0" w:color="EEEEEE"/>
        </w:pBdr>
        <w:shd w:val="clear" w:color="auto" w:fill="FFFFFF"/>
        <w:spacing w:before="240" w:after="225"/>
        <w:rPr>
          <w:rFonts w:ascii="Helvetica" w:hAnsi="Helvetica"/>
          <w:color w:val="000000"/>
          <w:sz w:val="48"/>
          <w:szCs w:val="48"/>
        </w:rPr>
      </w:pPr>
      <w:r>
        <w:rPr>
          <w:rFonts w:ascii="Helvetica" w:hAnsi="Helvetica"/>
          <w:color w:val="000000"/>
          <w:sz w:val="48"/>
          <w:szCs w:val="48"/>
        </w:rPr>
        <w:t>Bước 2. Tạo một chi nhánh</w:t>
      </w:r>
    </w:p>
    <w:p w:rsidR="00E9783B" w:rsidRDefault="00E9783B" w:rsidP="00E9783B">
      <w:pPr>
        <w:pStyle w:val="NormalWeb"/>
        <w:shd w:val="clear" w:color="auto" w:fill="FFFFFF"/>
        <w:spacing w:before="225" w:beforeAutospacing="0" w:after="225" w:afterAutospacing="0"/>
        <w:rPr>
          <w:rFonts w:ascii="Helvetica" w:hAnsi="Helvetica"/>
          <w:color w:val="444444"/>
          <w:sz w:val="27"/>
          <w:szCs w:val="27"/>
        </w:rPr>
      </w:pPr>
      <w:r>
        <w:rPr>
          <w:rStyle w:val="Strong"/>
          <w:rFonts w:ascii="Helvetica" w:hAnsi="Helvetica"/>
          <w:color w:val="444444"/>
          <w:sz w:val="27"/>
          <w:szCs w:val="27"/>
        </w:rPr>
        <w:t>Phân nhánh</w:t>
      </w:r>
      <w:r>
        <w:rPr>
          <w:rFonts w:ascii="Helvetica" w:hAnsi="Helvetica"/>
          <w:color w:val="444444"/>
          <w:sz w:val="27"/>
          <w:szCs w:val="27"/>
        </w:rPr>
        <w:t> là cách để làm việc trên các phiên bản khác nhau của một kho lưu trữ cùng một lúc.</w:t>
      </w:r>
    </w:p>
    <w:p w:rsidR="00E9783B" w:rsidRPr="00E9783B" w:rsidRDefault="00E9783B" w:rsidP="00E9783B">
      <w:pPr>
        <w:shd w:val="clear" w:color="auto" w:fill="FFFFFF"/>
        <w:spacing w:before="240" w:after="225" w:line="240" w:lineRule="auto"/>
        <w:outlineLvl w:val="2"/>
        <w:rPr>
          <w:rFonts w:ascii="Helvetica" w:eastAsia="Times New Roman" w:hAnsi="Helvetica" w:cs="Times New Roman"/>
          <w:b/>
          <w:bCs/>
          <w:color w:val="444444"/>
          <w:sz w:val="36"/>
          <w:szCs w:val="36"/>
        </w:rPr>
      </w:pPr>
      <w:r w:rsidRPr="00E9783B">
        <w:rPr>
          <w:rFonts w:ascii="Helvetica" w:eastAsia="Times New Roman" w:hAnsi="Helvetica" w:cs="Times New Roman"/>
          <w:b/>
          <w:bCs/>
          <w:color w:val="444444"/>
          <w:sz w:val="36"/>
          <w:szCs w:val="36"/>
        </w:rPr>
        <w:t>Để tạo một chi nhánh mới</w:t>
      </w:r>
    </w:p>
    <w:p w:rsidR="00E9783B" w:rsidRPr="00E9783B" w:rsidRDefault="00E9783B" w:rsidP="00E9783B">
      <w:pPr>
        <w:numPr>
          <w:ilvl w:val="0"/>
          <w:numId w:val="40"/>
        </w:numPr>
        <w:shd w:val="clear" w:color="auto" w:fill="FFFFFF"/>
        <w:spacing w:beforeAutospacing="1" w:after="0" w:afterAutospacing="1" w:line="240" w:lineRule="auto"/>
        <w:ind w:left="0"/>
        <w:rPr>
          <w:rFonts w:ascii="Helvetica" w:eastAsia="Times New Roman" w:hAnsi="Helvetica" w:cs="Times New Roman"/>
          <w:color w:val="444444"/>
          <w:sz w:val="27"/>
          <w:szCs w:val="27"/>
        </w:rPr>
      </w:pPr>
      <w:r w:rsidRPr="00E9783B">
        <w:rPr>
          <w:rFonts w:ascii="Helvetica" w:eastAsia="Times New Roman" w:hAnsi="Helvetica" w:cs="Times New Roman"/>
          <w:color w:val="444444"/>
          <w:sz w:val="27"/>
          <w:szCs w:val="27"/>
        </w:rPr>
        <w:t>Chuyển đến kho lưu trữ mới của bạn </w:t>
      </w:r>
      <w:r w:rsidRPr="00E9783B">
        <w:rPr>
          <w:rFonts w:ascii="Courier New" w:eastAsia="Times New Roman" w:hAnsi="Courier New" w:cs="Courier New"/>
          <w:color w:val="444444"/>
          <w:sz w:val="20"/>
          <w:szCs w:val="20"/>
          <w:bdr w:val="single" w:sz="6" w:space="0" w:color="DDDDDD" w:frame="1"/>
          <w:shd w:val="clear" w:color="auto" w:fill="F8F8F8"/>
        </w:rPr>
        <w:t>hello-world</w:t>
      </w:r>
      <w:r w:rsidRPr="00E9783B">
        <w:rPr>
          <w:rFonts w:ascii="Helvetica" w:eastAsia="Times New Roman" w:hAnsi="Helvetica" w:cs="Times New Roman"/>
          <w:color w:val="444444"/>
          <w:sz w:val="27"/>
          <w:szCs w:val="27"/>
        </w:rPr>
        <w:t>.</w:t>
      </w:r>
    </w:p>
    <w:p w:rsidR="00E9783B" w:rsidRPr="00E9783B" w:rsidRDefault="00E9783B" w:rsidP="00E9783B">
      <w:pPr>
        <w:numPr>
          <w:ilvl w:val="0"/>
          <w:numId w:val="40"/>
        </w:numPr>
        <w:shd w:val="clear" w:color="auto" w:fill="FFFFFF"/>
        <w:spacing w:before="100" w:beforeAutospacing="1" w:after="100" w:afterAutospacing="1" w:line="240" w:lineRule="auto"/>
        <w:ind w:left="0"/>
        <w:rPr>
          <w:rFonts w:ascii="Helvetica" w:eastAsia="Times New Roman" w:hAnsi="Helvetica" w:cs="Times New Roman"/>
          <w:color w:val="444444"/>
          <w:sz w:val="27"/>
          <w:szCs w:val="27"/>
        </w:rPr>
      </w:pPr>
      <w:r w:rsidRPr="00E9783B">
        <w:rPr>
          <w:rFonts w:ascii="Helvetica" w:eastAsia="Times New Roman" w:hAnsi="Helvetica" w:cs="Times New Roman"/>
          <w:color w:val="444444"/>
          <w:sz w:val="27"/>
          <w:szCs w:val="27"/>
        </w:rPr>
        <w:t>Nhấp vào thả xuống ở đầu danh sách tập tin có </w:t>
      </w:r>
      <w:r w:rsidRPr="00E9783B">
        <w:rPr>
          <w:rFonts w:ascii="Helvetica" w:eastAsia="Times New Roman" w:hAnsi="Helvetica" w:cs="Times New Roman"/>
          <w:b/>
          <w:bCs/>
          <w:color w:val="444444"/>
          <w:sz w:val="27"/>
          <w:szCs w:val="27"/>
        </w:rPr>
        <w:t>nhánh: chính</w:t>
      </w:r>
      <w:r w:rsidRPr="00E9783B">
        <w:rPr>
          <w:rFonts w:ascii="Helvetica" w:eastAsia="Times New Roman" w:hAnsi="Helvetica" w:cs="Times New Roman"/>
          <w:color w:val="444444"/>
          <w:sz w:val="27"/>
          <w:szCs w:val="27"/>
        </w:rPr>
        <w:t> .</w:t>
      </w:r>
    </w:p>
    <w:p w:rsidR="00E9783B" w:rsidRPr="00E9783B" w:rsidRDefault="00E9783B" w:rsidP="00E9783B">
      <w:pPr>
        <w:numPr>
          <w:ilvl w:val="0"/>
          <w:numId w:val="40"/>
        </w:numPr>
        <w:shd w:val="clear" w:color="auto" w:fill="FFFFFF"/>
        <w:spacing w:beforeAutospacing="1" w:after="0" w:afterAutospacing="1" w:line="240" w:lineRule="auto"/>
        <w:ind w:left="0"/>
        <w:rPr>
          <w:rFonts w:ascii="Helvetica" w:eastAsia="Times New Roman" w:hAnsi="Helvetica" w:cs="Times New Roman"/>
          <w:color w:val="444444"/>
          <w:sz w:val="27"/>
          <w:szCs w:val="27"/>
        </w:rPr>
      </w:pPr>
      <w:r w:rsidRPr="00E9783B">
        <w:rPr>
          <w:rFonts w:ascii="Helvetica" w:eastAsia="Times New Roman" w:hAnsi="Helvetica" w:cs="Times New Roman"/>
          <w:color w:val="444444"/>
          <w:sz w:val="27"/>
          <w:szCs w:val="27"/>
        </w:rPr>
        <w:t>Nhập tên chi nhánh </w:t>
      </w:r>
      <w:r w:rsidRPr="00E9783B">
        <w:rPr>
          <w:rFonts w:ascii="Courier New" w:eastAsia="Times New Roman" w:hAnsi="Courier New" w:cs="Courier New"/>
          <w:color w:val="444444"/>
          <w:sz w:val="20"/>
          <w:szCs w:val="20"/>
          <w:bdr w:val="single" w:sz="6" w:space="0" w:color="DDDDDD" w:frame="1"/>
          <w:shd w:val="clear" w:color="auto" w:fill="F8F8F8"/>
        </w:rPr>
        <w:t>readme-edits</w:t>
      </w:r>
      <w:r w:rsidRPr="00E9783B">
        <w:rPr>
          <w:rFonts w:ascii="Helvetica" w:eastAsia="Times New Roman" w:hAnsi="Helvetica" w:cs="Times New Roman"/>
          <w:color w:val="444444"/>
          <w:sz w:val="27"/>
          <w:szCs w:val="27"/>
        </w:rPr>
        <w:t>, vào hộp văn bản chi nhánh mới.</w:t>
      </w:r>
    </w:p>
    <w:p w:rsidR="00E9783B" w:rsidRPr="00E9783B" w:rsidRDefault="00E9783B" w:rsidP="00E9783B">
      <w:pPr>
        <w:numPr>
          <w:ilvl w:val="0"/>
          <w:numId w:val="40"/>
        </w:numPr>
        <w:shd w:val="clear" w:color="auto" w:fill="FFFFFF"/>
        <w:spacing w:before="100" w:beforeAutospacing="1" w:after="100" w:afterAutospacing="1" w:line="240" w:lineRule="auto"/>
        <w:ind w:left="0"/>
        <w:rPr>
          <w:rFonts w:ascii="Helvetica" w:eastAsia="Times New Roman" w:hAnsi="Helvetica" w:cs="Times New Roman"/>
          <w:color w:val="444444"/>
          <w:sz w:val="27"/>
          <w:szCs w:val="27"/>
        </w:rPr>
      </w:pPr>
      <w:r w:rsidRPr="00E9783B">
        <w:rPr>
          <w:rFonts w:ascii="Helvetica" w:eastAsia="Times New Roman" w:hAnsi="Helvetica" w:cs="Times New Roman"/>
          <w:color w:val="444444"/>
          <w:sz w:val="27"/>
          <w:szCs w:val="27"/>
        </w:rPr>
        <w:t>Chọn hộp </w:t>
      </w:r>
      <w:r w:rsidRPr="00E9783B">
        <w:rPr>
          <w:rFonts w:ascii="Helvetica" w:eastAsia="Times New Roman" w:hAnsi="Helvetica" w:cs="Times New Roman"/>
          <w:b/>
          <w:bCs/>
          <w:color w:val="444444"/>
          <w:sz w:val="27"/>
          <w:szCs w:val="27"/>
        </w:rPr>
        <w:t>Tạo nhánh</w:t>
      </w:r>
      <w:r w:rsidRPr="00E9783B">
        <w:rPr>
          <w:rFonts w:ascii="Helvetica" w:eastAsia="Times New Roman" w:hAnsi="Helvetica" w:cs="Times New Roman"/>
          <w:color w:val="444444"/>
          <w:sz w:val="27"/>
          <w:szCs w:val="27"/>
        </w:rPr>
        <w:t> màu xanh hoặc nhấn vào Enter Enter trên bàn phím của bạn.</w:t>
      </w:r>
    </w:p>
    <w:p w:rsidR="00E9783B" w:rsidRDefault="00E9783B" w:rsidP="00A54CE7">
      <w:pPr>
        <w:spacing w:after="0" w:line="360" w:lineRule="auto"/>
        <w:rPr>
          <w:rFonts w:ascii="Times New Roman" w:eastAsia="Times New Roman" w:hAnsi="Times New Roman" w:cs="Times New Roman"/>
          <w:b/>
          <w:color w:val="FF0000"/>
          <w:sz w:val="36"/>
          <w:szCs w:val="26"/>
        </w:rPr>
      </w:pPr>
    </w:p>
    <w:p w:rsidR="007E41CE" w:rsidRDefault="007E41CE" w:rsidP="00A54CE7">
      <w:pPr>
        <w:spacing w:after="0" w:line="360" w:lineRule="auto"/>
        <w:rPr>
          <w:rFonts w:ascii="Times New Roman" w:eastAsia="Times New Roman" w:hAnsi="Times New Roman" w:cs="Times New Roman"/>
          <w:b/>
          <w:color w:val="FF0000"/>
          <w:sz w:val="36"/>
          <w:szCs w:val="26"/>
        </w:rPr>
      </w:pPr>
      <w:r>
        <w:rPr>
          <w:rFonts w:ascii="Times New Roman" w:eastAsia="Times New Roman" w:hAnsi="Times New Roman" w:cs="Times New Roman"/>
          <w:b/>
          <w:color w:val="FF0000"/>
          <w:sz w:val="36"/>
          <w:szCs w:val="26"/>
        </w:rPr>
        <w:t>5. VPS</w:t>
      </w:r>
    </w:p>
    <w:p w:rsidR="007E41CE" w:rsidRDefault="007E41CE" w:rsidP="00A54CE7">
      <w:pPr>
        <w:spacing w:after="0" w:line="360" w:lineRule="auto"/>
        <w:ind w:firstLine="720"/>
        <w:rPr>
          <w:rFonts w:ascii="Times New Roman" w:eastAsiaTheme="minorHAnsi" w:hAnsi="Times New Roman" w:cs="Times New Roman"/>
          <w:color w:val="444444"/>
          <w:sz w:val="26"/>
          <w:szCs w:val="26"/>
          <w:shd w:val="clear" w:color="auto" w:fill="FFFFFF"/>
        </w:rPr>
      </w:pPr>
      <w:r>
        <w:rPr>
          <w:rStyle w:val="Strong"/>
          <w:i/>
          <w:iCs/>
          <w:color w:val="444444"/>
          <w:sz w:val="26"/>
          <w:szCs w:val="26"/>
          <w:shd w:val="clear" w:color="auto" w:fill="FFFFFF"/>
        </w:rPr>
        <w:lastRenderedPageBreak/>
        <w:t>VPS hay Virtual Private Server là máy chủ ảo, được tạo ra bằng cách chia server vật lý thành nhiều server khác</w:t>
      </w:r>
      <w:r>
        <w:rPr>
          <w:rFonts w:ascii="Times New Roman" w:hAnsi="Times New Roman" w:cs="Times New Roman"/>
          <w:color w:val="444444"/>
          <w:sz w:val="26"/>
          <w:szCs w:val="26"/>
          <w:shd w:val="clear" w:color="auto" w:fill="FFFFFF"/>
        </w:rPr>
        <w:t>. </w:t>
      </w:r>
      <w:r>
        <w:rPr>
          <w:rStyle w:val="Strong"/>
          <w:color w:val="444444"/>
          <w:sz w:val="26"/>
          <w:szCs w:val="26"/>
          <w:shd w:val="clear" w:color="auto" w:fill="FFFFFF"/>
        </w:rPr>
        <w:t>Các máy chủ ảo</w:t>
      </w:r>
      <w:r>
        <w:rPr>
          <w:rFonts w:ascii="Times New Roman" w:hAnsi="Times New Roman" w:cs="Times New Roman"/>
          <w:color w:val="444444"/>
          <w:sz w:val="26"/>
          <w:szCs w:val="26"/>
          <w:shd w:val="clear" w:color="auto" w:fill="FFFFFF"/>
        </w:rPr>
        <w:t> này có tính năng tương tự như máy chủ riêng. VPS hoạt động dưới dạng chia sẻ source từ server vật lý ban đầu</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0070C0"/>
          <w:sz w:val="26"/>
          <w:szCs w:val="26"/>
        </w:rPr>
      </w:pPr>
      <w:r>
        <w:rPr>
          <w:rFonts w:ascii="Times New Roman" w:eastAsia="Times New Roman" w:hAnsi="Times New Roman" w:cs="Times New Roman"/>
          <w:b/>
          <w:bCs/>
          <w:color w:val="0070C0"/>
          <w:sz w:val="26"/>
          <w:szCs w:val="26"/>
        </w:rPr>
        <w:t>Khi nào thì sử dụng VPS?</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Ngày nay VPS được sử dụng để phục vụ các mục đích như:</w:t>
      </w:r>
      <w:r>
        <w:rPr>
          <w:rFonts w:ascii="Times New Roman" w:eastAsia="Times New Roman" w:hAnsi="Times New Roman" w:cs="Times New Roman"/>
          <w:color w:val="333333"/>
          <w:sz w:val="26"/>
          <w:szCs w:val="26"/>
        </w:rPr>
        <w:br/>
        <w:t>Lưu trữ các dịch vụ của website</w:t>
      </w:r>
      <w:r>
        <w:rPr>
          <w:rFonts w:ascii="Times New Roman" w:eastAsia="Times New Roman" w:hAnsi="Times New Roman" w:cs="Times New Roman"/>
          <w:color w:val="333333"/>
          <w:sz w:val="26"/>
          <w:szCs w:val="26"/>
        </w:rPr>
        <w:br/>
        <w:t>Làm một máy chủ game</w:t>
      </w:r>
      <w:r>
        <w:rPr>
          <w:rFonts w:ascii="Times New Roman" w:eastAsia="Times New Roman" w:hAnsi="Times New Roman" w:cs="Times New Roman"/>
          <w:color w:val="333333"/>
          <w:sz w:val="26"/>
          <w:szCs w:val="26"/>
        </w:rPr>
        <w:br/>
        <w:t>Tạo các môi trường ảo để lập trình, nghiên cứu…</w:t>
      </w:r>
      <w:r>
        <w:rPr>
          <w:rFonts w:ascii="Times New Roman" w:eastAsia="Times New Roman" w:hAnsi="Times New Roman" w:cs="Times New Roman"/>
          <w:color w:val="333333"/>
          <w:sz w:val="26"/>
          <w:szCs w:val="26"/>
        </w:rPr>
        <w:br/>
        <w:t>Xây dựng các hệ thống mail server, web server…</w:t>
      </w:r>
      <w:r>
        <w:rPr>
          <w:rFonts w:ascii="Times New Roman" w:eastAsia="Times New Roman" w:hAnsi="Times New Roman" w:cs="Times New Roman"/>
          <w:color w:val="333333"/>
          <w:sz w:val="26"/>
          <w:szCs w:val="26"/>
        </w:rPr>
        <w:br/>
        <w:t>Chạy các chương trình truyền thông</w:t>
      </w:r>
    </w:p>
    <w:p w:rsidR="007E41CE" w:rsidRDefault="007E41CE" w:rsidP="00A54CE7">
      <w:pPr>
        <w:shd w:val="clear" w:color="auto" w:fill="FFFFFF"/>
        <w:spacing w:after="0" w:line="360" w:lineRule="auto"/>
        <w:outlineLvl w:val="1"/>
        <w:rPr>
          <w:rFonts w:ascii="Times New Roman" w:eastAsia="Times New Roman" w:hAnsi="Times New Roman" w:cs="Times New Roman"/>
          <w:b/>
          <w:bCs/>
          <w:color w:val="0070C0"/>
          <w:sz w:val="26"/>
          <w:szCs w:val="26"/>
        </w:rPr>
      </w:pPr>
      <w:r>
        <w:rPr>
          <w:rFonts w:ascii="Times New Roman" w:eastAsia="Times New Roman" w:hAnsi="Times New Roman" w:cs="Times New Roman"/>
          <w:b/>
          <w:bCs/>
          <w:color w:val="0070C0"/>
          <w:sz w:val="26"/>
          <w:szCs w:val="26"/>
        </w:rPr>
        <w:t>Máy chủ ảo có thể cài được những hệ điều hành nào?</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Máy chủ ảo có thể cài được các hệ điều hành windows (bao gồm windows Server, windows dành cho cá nhân như windows 7, 8.1, 10...) tất cả hệ sinh thái linux đều có thể cài đặt: CentOS, ubuntu, fedora...) Ngoài ra Máy chủ có thể cắm thêm card dời (card màn hình) =&gt; có thể chạy các ứng dụng nặng, yêu cầu card màn hình. Hoặc đáp ứng nhu cầu IoT, machine learning...</w:t>
      </w:r>
    </w:p>
    <w:p w:rsidR="007E41CE" w:rsidRDefault="007E41CE" w:rsidP="00A54CE7">
      <w:pPr>
        <w:shd w:val="clear" w:color="auto" w:fill="FFFFFF"/>
        <w:spacing w:after="0" w:line="360" w:lineRule="auto"/>
        <w:outlineLvl w:val="1"/>
        <w:rPr>
          <w:rFonts w:ascii="Times New Roman" w:eastAsia="Times New Roman" w:hAnsi="Times New Roman" w:cs="Times New Roman"/>
          <w:b/>
          <w:bCs/>
          <w:color w:val="0070C0"/>
          <w:sz w:val="26"/>
          <w:szCs w:val="26"/>
        </w:rPr>
      </w:pPr>
      <w:r>
        <w:rPr>
          <w:rFonts w:ascii="Times New Roman" w:eastAsia="Times New Roman" w:hAnsi="Times New Roman" w:cs="Times New Roman"/>
          <w:b/>
          <w:bCs/>
          <w:color w:val="0070C0"/>
          <w:sz w:val="26"/>
          <w:szCs w:val="26"/>
        </w:rPr>
        <w:t>Ứng dụng chủ yếu của máy chủ ảo:</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Máy chủ ảo ra đời chủ yếu nhằm tiết kiệm ngân sách cho Tổ chức / cá nhân có nhu cầu sử dụng máy chủ với cấu hình thấp. thay vì phải trả vài triệu 1 tháng chi phí cho máy chủ, ngày nay chỉ cần trả vài chục ngàn (vài đô la) cho mỗi máy chủ ảo / 1 tháng.</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Đối với máy chủ ảo chạy hệ điều hành windows, chủ yếu phục vụ webserver, File Server, email server hoặc các ứng dụng local / ứng dụng đặc thù cho doanh nghiệp. Mà bộ cài đặt yêu cầu sử dụng nền tảng windows, windows server hoặc các ứng dụng liên quan.</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Đối với máy chủ ảo cài đặt hệ điều hành linux, trên 90% ứng dụng cho webserver. còn lại là ứng dụng email server hoặc các ứng dụng khác chạy mã nguồn mở PHP. Phổ biến nhất là website chạy wordpress rất phù hợp chạy trên máy chủ ảo linux.</w:t>
      </w:r>
    </w:p>
    <w:p w:rsidR="007E41CE" w:rsidRDefault="007E41CE" w:rsidP="00A54CE7">
      <w:pPr>
        <w:shd w:val="clear" w:color="auto" w:fill="FFFFFF"/>
        <w:spacing w:after="0" w:line="360" w:lineRule="auto"/>
        <w:rPr>
          <w:rFonts w:ascii="Times New Roman" w:eastAsia="Times New Roman" w:hAnsi="Times New Roman" w:cs="Times New Roman"/>
          <w:color w:val="333333"/>
          <w:sz w:val="26"/>
          <w:szCs w:val="26"/>
        </w:rPr>
      </w:pPr>
    </w:p>
    <w:p w:rsidR="007E41CE" w:rsidRDefault="007E41CE" w:rsidP="00A54CE7">
      <w:pPr>
        <w:spacing w:after="0" w:line="360" w:lineRule="auto"/>
        <w:rPr>
          <w:rFonts w:ascii="Times New Roman" w:eastAsiaTheme="minorHAnsi" w:hAnsi="Times New Roman" w:cs="Times New Roman"/>
          <w:color w:val="444444"/>
          <w:sz w:val="26"/>
          <w:szCs w:val="26"/>
          <w:shd w:val="clear" w:color="auto" w:fill="FFFFFF"/>
        </w:rPr>
      </w:pPr>
    </w:p>
    <w:p w:rsidR="007E41CE" w:rsidRDefault="007E41CE" w:rsidP="00A54CE7">
      <w:pPr>
        <w:pStyle w:val="has-text-align-left"/>
        <w:shd w:val="clear" w:color="auto" w:fill="FFFFFF"/>
        <w:spacing w:before="0" w:beforeAutospacing="0" w:after="0" w:afterAutospacing="0" w:line="360" w:lineRule="auto"/>
        <w:rPr>
          <w:color w:val="444444"/>
          <w:sz w:val="26"/>
          <w:szCs w:val="26"/>
        </w:rPr>
      </w:pPr>
      <w:r>
        <w:rPr>
          <w:rStyle w:val="Strong"/>
          <w:color w:val="444444"/>
          <w:sz w:val="26"/>
          <w:szCs w:val="26"/>
        </w:rPr>
        <w:t>VPS</w:t>
      </w:r>
      <w:r>
        <w:rPr>
          <w:color w:val="444444"/>
          <w:sz w:val="26"/>
          <w:szCs w:val="26"/>
        </w:rPr>
        <w:t> được tạo ra nhờ </w:t>
      </w:r>
      <w:r>
        <w:rPr>
          <w:rStyle w:val="Strong"/>
          <w:color w:val="444444"/>
          <w:sz w:val="26"/>
          <w:szCs w:val="26"/>
        </w:rPr>
        <w:t>công nghệ ảo hóa</w:t>
      </w:r>
      <w:r>
        <w:rPr>
          <w:color w:val="444444"/>
          <w:sz w:val="26"/>
          <w:szCs w:val="26"/>
        </w:rPr>
        <w:t> thay vì sử dụng phần mềm quản lý (</w:t>
      </w:r>
      <w:r>
        <w:rPr>
          <w:rStyle w:val="Strong"/>
          <w:color w:val="444444"/>
          <w:sz w:val="26"/>
          <w:szCs w:val="26"/>
        </w:rPr>
        <w:t>hosting control panel</w:t>
      </w:r>
      <w:r>
        <w:rPr>
          <w:color w:val="444444"/>
          <w:sz w:val="26"/>
          <w:szCs w:val="26"/>
        </w:rPr>
        <w:t>) thông thường để quản lý. Số lượng </w:t>
      </w:r>
      <w:r>
        <w:rPr>
          <w:rStyle w:val="Strong"/>
          <w:color w:val="444444"/>
          <w:sz w:val="26"/>
          <w:szCs w:val="26"/>
        </w:rPr>
        <w:t>VPS</w:t>
      </w:r>
      <w:r>
        <w:rPr>
          <w:color w:val="444444"/>
          <w:sz w:val="26"/>
          <w:szCs w:val="26"/>
        </w:rPr>
        <w:t xml:space="preserve"> luôn thấp hơn nhiều lần so </w:t>
      </w:r>
      <w:r>
        <w:rPr>
          <w:color w:val="444444"/>
          <w:sz w:val="26"/>
          <w:szCs w:val="26"/>
        </w:rPr>
        <w:lastRenderedPageBreak/>
        <w:t>với số lượng hosting nếu cài đặt trên cùng một hệ thống server, do đó tính ổn định và hiệu suất sử dụng tài nguyên của </w:t>
      </w:r>
      <w:r>
        <w:rPr>
          <w:rStyle w:val="Strong"/>
          <w:color w:val="444444"/>
          <w:sz w:val="26"/>
          <w:szCs w:val="26"/>
        </w:rPr>
        <w:t>VPS</w:t>
      </w:r>
      <w:r>
        <w:rPr>
          <w:color w:val="444444"/>
          <w:sz w:val="26"/>
          <w:szCs w:val="26"/>
        </w:rPr>
        <w:t> luôn vượt trội so với hosting. Một </w:t>
      </w:r>
      <w:r>
        <w:rPr>
          <w:rStyle w:val="Strong"/>
          <w:color w:val="444444"/>
          <w:sz w:val="26"/>
          <w:szCs w:val="26"/>
        </w:rPr>
        <w:t>VPS</w:t>
      </w:r>
      <w:r>
        <w:rPr>
          <w:color w:val="444444"/>
          <w:sz w:val="26"/>
          <w:szCs w:val="26"/>
        </w:rPr>
        <w:t> có thể chứa hàng trăm hosting khác nhau.”</w:t>
      </w:r>
    </w:p>
    <w:p w:rsidR="007E41CE" w:rsidRDefault="007E41CE" w:rsidP="00A54CE7">
      <w:pPr>
        <w:pStyle w:val="has-text-align-left"/>
        <w:shd w:val="clear" w:color="auto" w:fill="FFFFFF"/>
        <w:spacing w:before="0" w:beforeAutospacing="0" w:after="0" w:afterAutospacing="0" w:line="360" w:lineRule="auto"/>
        <w:rPr>
          <w:color w:val="444444"/>
          <w:sz w:val="26"/>
          <w:szCs w:val="26"/>
        </w:rPr>
      </w:pPr>
      <w:r>
        <w:rPr>
          <w:color w:val="444444"/>
          <w:sz w:val="26"/>
          <w:szCs w:val="26"/>
        </w:rPr>
        <w:t>Có thể so sánh giữa máy chủ ảo </w:t>
      </w:r>
      <w:r>
        <w:rPr>
          <w:rStyle w:val="Strong"/>
          <w:color w:val="444444"/>
          <w:sz w:val="26"/>
          <w:szCs w:val="26"/>
        </w:rPr>
        <w:t>VPS</w:t>
      </w:r>
      <w:r>
        <w:rPr>
          <w:color w:val="444444"/>
          <w:sz w:val="26"/>
          <w:szCs w:val="26"/>
        </w:rPr>
        <w:t> và </w:t>
      </w:r>
      <w:r>
        <w:rPr>
          <w:rStyle w:val="Strong"/>
          <w:color w:val="444444"/>
          <w:sz w:val="26"/>
          <w:szCs w:val="26"/>
        </w:rPr>
        <w:t>máy chủ riêng</w:t>
      </w:r>
      <w:r>
        <w:rPr>
          <w:color w:val="444444"/>
          <w:sz w:val="26"/>
          <w:szCs w:val="26"/>
        </w:rPr>
        <w:t> (</w:t>
      </w:r>
      <w:r>
        <w:rPr>
          <w:rStyle w:val="Strong"/>
          <w:color w:val="444444"/>
          <w:sz w:val="26"/>
          <w:szCs w:val="26"/>
        </w:rPr>
        <w:t>Dedicated Server</w:t>
      </w:r>
      <w:r>
        <w:rPr>
          <w:color w:val="444444"/>
          <w:sz w:val="26"/>
          <w:szCs w:val="26"/>
        </w:rPr>
        <w:t>). Thay vì một server vật lý phục vụ cho một website thì </w:t>
      </w:r>
      <w:r>
        <w:rPr>
          <w:rStyle w:val="Strong"/>
          <w:color w:val="444444"/>
          <w:sz w:val="26"/>
          <w:szCs w:val="26"/>
        </w:rPr>
        <w:t>server ảo</w:t>
      </w:r>
      <w:r>
        <w:rPr>
          <w:color w:val="444444"/>
          <w:sz w:val="26"/>
          <w:szCs w:val="26"/>
        </w:rPr>
        <w:t> có thể đáp ứng được nhiều website và lượng truy cập lớn hơn. Hình thức này sẽ tiết kiệm chi phí cho doanh nghiệp một cách hiệu quả hơn bao giờ hết.</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Trong khi máy chủ ảo </w:t>
      </w:r>
      <w:r>
        <w:rPr>
          <w:rFonts w:ascii="Times New Roman" w:eastAsia="Times New Roman" w:hAnsi="Times New Roman" w:cs="Times New Roman"/>
          <w:b/>
          <w:bCs/>
          <w:color w:val="444444"/>
          <w:sz w:val="26"/>
          <w:szCs w:val="26"/>
        </w:rPr>
        <w:t>VPS</w:t>
      </w:r>
      <w:r>
        <w:rPr>
          <w:rFonts w:ascii="Times New Roman" w:eastAsia="Times New Roman" w:hAnsi="Times New Roman" w:cs="Times New Roman"/>
          <w:color w:val="444444"/>
          <w:sz w:val="26"/>
          <w:szCs w:val="26"/>
        </w:rPr>
        <w:t> dựa vào nền tảng vật lý thì </w:t>
      </w:r>
      <w:r>
        <w:rPr>
          <w:rFonts w:ascii="Times New Roman" w:eastAsia="Times New Roman" w:hAnsi="Times New Roman" w:cs="Times New Roman"/>
          <w:b/>
          <w:bCs/>
          <w:color w:val="444444"/>
          <w:sz w:val="26"/>
          <w:szCs w:val="26"/>
        </w:rPr>
        <w:t>Cloud Server</w:t>
      </w:r>
      <w:r>
        <w:rPr>
          <w:rFonts w:ascii="Times New Roman" w:eastAsia="Times New Roman" w:hAnsi="Times New Roman" w:cs="Times New Roman"/>
          <w:color w:val="444444"/>
          <w:sz w:val="26"/>
          <w:szCs w:val="26"/>
        </w:rPr>
        <w:t> được xây dựng bằng điện toán đám mây. Do đó khi chọn mua hoặc </w:t>
      </w:r>
      <w:hyperlink r:id="rId53" w:history="1">
        <w:r>
          <w:rPr>
            <w:rStyle w:val="Hyperlink"/>
            <w:rFonts w:ascii="Times New Roman" w:eastAsia="Times New Roman" w:hAnsi="Times New Roman" w:cs="Times New Roman"/>
            <w:b/>
            <w:bCs/>
            <w:color w:val="FF6D10"/>
            <w:sz w:val="26"/>
            <w:szCs w:val="26"/>
          </w:rPr>
          <w:t>thuê VPS</w:t>
        </w:r>
      </w:hyperlink>
      <w:r>
        <w:rPr>
          <w:rFonts w:ascii="Times New Roman" w:eastAsia="Times New Roman" w:hAnsi="Times New Roman" w:cs="Times New Roman"/>
          <w:color w:val="444444"/>
          <w:sz w:val="26"/>
          <w:szCs w:val="26"/>
        </w:rPr>
        <w:t>, khách hàng cũng cần lưu ý đến một số các thông số sau:</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RAM của máy chủ</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SWAP máy chủ ảo VPS</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Ổ cứng (disk)</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CPU Core</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Băng thông (Band Width)</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Thời gian Up-time của máy chủ ảo VPS</w:t>
      </w:r>
    </w:p>
    <w:p w:rsidR="007E41CE" w:rsidRDefault="007E41CE" w:rsidP="00A54CE7">
      <w:pPr>
        <w:numPr>
          <w:ilvl w:val="0"/>
          <w:numId w:val="13"/>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Hệ điều hành máy chủ ảo VPS</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RAM của máy chủ</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Để giúp server VPS hoạt động mượt và ổn định, nên chọn sản phẩm có càng nhiều RAM càng tốt. Hầu hết các loại RAM đều có điểm tương đồng về mặt hiệu năng. Khi mua hay thuê VPS, nên hỏi kĩ nhà cung cấp rằng RAM cho server vật lý hay </w:t>
      </w:r>
      <w:r>
        <w:rPr>
          <w:rFonts w:ascii="Times New Roman" w:eastAsia="Times New Roman" w:hAnsi="Times New Roman" w:cs="Times New Roman"/>
          <w:b/>
          <w:bCs/>
          <w:color w:val="444444"/>
          <w:sz w:val="26"/>
          <w:szCs w:val="26"/>
        </w:rPr>
        <w:t>server ảo</w:t>
      </w:r>
      <w:r>
        <w:rPr>
          <w:rFonts w:ascii="Times New Roman" w:eastAsia="Times New Roman" w:hAnsi="Times New Roman" w:cs="Times New Roman"/>
          <w:color w:val="444444"/>
          <w:sz w:val="26"/>
          <w:szCs w:val="26"/>
        </w:rPr>
        <w:t>.</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Ngoài ra, bạn cũng nên tuỳ thuộc vào lượng truy cập website mà chọn RAM nhiều hay ít. Với WordPress, lượng truy cập 5000/ngày và 100 user online cùng lúc, bạn cần tối thiểu 1GB RAM.</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SWAP máy chủ ảo VPS được hiểu là gì?</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SWAP là bộ nhớ ảo lưu lại các hành động xử lý cũ nếu như bộ nhớ RAM bị đầy. Bản thân SWAP là một không gian lưu trữ trên ổ cứng chứ không phải là một bộ nhớ độc lập. Không phải VPS nào cũng hỗ trợ bộ nhớ SWAP mà chỉ có các XEN VPS mới hỗ trợ SWAP.</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Ổ cứng (disk)</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lastRenderedPageBreak/>
        <w:t>Là không lưu trữ sẽ được sử dụng để lưu các file cài đặt của hệ điều hành và các file của mã nguồn website bạn lưu trên đó. Ổ đĩa hiện nay được chia làm 2 loại: </w:t>
      </w:r>
      <w:hyperlink r:id="rId54" w:history="1">
        <w:r>
          <w:rPr>
            <w:rStyle w:val="Hyperlink"/>
            <w:rFonts w:ascii="Times New Roman" w:eastAsia="Times New Roman" w:hAnsi="Times New Roman" w:cs="Times New Roman"/>
            <w:b/>
            <w:bCs/>
            <w:color w:val="FF6D10"/>
            <w:sz w:val="26"/>
            <w:szCs w:val="26"/>
          </w:rPr>
          <w:t>HDD và SSD</w:t>
        </w:r>
      </w:hyperlink>
      <w:r>
        <w:rPr>
          <w:rFonts w:ascii="Times New Roman" w:eastAsia="Times New Roman" w:hAnsi="Times New Roman" w:cs="Times New Roman"/>
          <w:color w:val="444444"/>
          <w:sz w:val="26"/>
          <w:szCs w:val="26"/>
        </w:rPr>
        <w:t>. Ổ cứng loại SSD thường giá sẽ đắt hơn loại ổ HDD.</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CPU Core</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Đối với CPU của Server, bạn cần quan tâm đến 2 chỉ tiêu quan trọng: số Core, tốc độ xung nhịp. Thường thì số core càng cao khả năng xử lý dữ liệu càng tốt. Ở các gói VPS, trung bình bạn sẽ được chọn từ 1 core đến 3 core.</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Băng thông (Band Width)</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Hãy ví độ lớn của băng thông cũng như độ rộng của đường phố. Phố càng rộng, giao thông càng thuận lợi và ngược lại. Các nhà cung cấp băng thông thường cung cấp lượng băng thông tối thiểu 10 – 20 Mbps.</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Thời gian Up-time của máy chủ ảo VPS là gì?</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Một lưu ý nữa bạn cần biết khi chọn mua hoặc </w:t>
      </w:r>
      <w:r>
        <w:rPr>
          <w:rFonts w:ascii="Times New Roman" w:eastAsia="Times New Roman" w:hAnsi="Times New Roman" w:cs="Times New Roman"/>
          <w:b/>
          <w:bCs/>
          <w:color w:val="444444"/>
          <w:sz w:val="26"/>
          <w:szCs w:val="26"/>
        </w:rPr>
        <w:t>thuê server</w:t>
      </w:r>
      <w:r>
        <w:rPr>
          <w:rFonts w:ascii="Times New Roman" w:eastAsia="Times New Roman" w:hAnsi="Times New Roman" w:cs="Times New Roman"/>
          <w:color w:val="444444"/>
          <w:sz w:val="26"/>
          <w:szCs w:val="26"/>
        </w:rPr>
        <w:t> đó là thời gian Up-time của nó. Thời gian up-time của </w:t>
      </w:r>
      <w:r>
        <w:rPr>
          <w:rFonts w:ascii="Times New Roman" w:eastAsia="Times New Roman" w:hAnsi="Times New Roman" w:cs="Times New Roman"/>
          <w:b/>
          <w:bCs/>
          <w:color w:val="444444"/>
          <w:sz w:val="26"/>
          <w:szCs w:val="26"/>
        </w:rPr>
        <w:t>VPS</w:t>
      </w:r>
      <w:r>
        <w:rPr>
          <w:rFonts w:ascii="Times New Roman" w:eastAsia="Times New Roman" w:hAnsi="Times New Roman" w:cs="Times New Roman"/>
          <w:color w:val="444444"/>
          <w:sz w:val="26"/>
          <w:szCs w:val="26"/>
        </w:rPr>
        <w:t> thường được ước lượng từ thời gian hoạt động của nó. Thời gian hoạt động của VPS từ 99.95 đến 99.9% thì bạn đều có thể chấp nhận mua được.</w:t>
      </w:r>
    </w:p>
    <w:p w:rsidR="007E41CE" w:rsidRDefault="007E41CE" w:rsidP="00A54CE7">
      <w:pPr>
        <w:shd w:val="clear" w:color="auto" w:fill="FFFFFF"/>
        <w:spacing w:after="0" w:line="360" w:lineRule="auto"/>
        <w:outlineLvl w:val="2"/>
        <w:rPr>
          <w:rFonts w:ascii="Times New Roman" w:eastAsia="Times New Roman" w:hAnsi="Times New Roman" w:cs="Times New Roman"/>
          <w:b/>
          <w:bCs/>
          <w:color w:val="101419"/>
          <w:sz w:val="26"/>
          <w:szCs w:val="26"/>
        </w:rPr>
      </w:pPr>
      <w:r>
        <w:rPr>
          <w:rFonts w:ascii="Times New Roman" w:eastAsia="Times New Roman" w:hAnsi="Times New Roman" w:cs="Times New Roman"/>
          <w:b/>
          <w:bCs/>
          <w:i/>
          <w:iCs/>
          <w:color w:val="101419"/>
          <w:sz w:val="26"/>
          <w:szCs w:val="26"/>
        </w:rPr>
        <w:t>Hệ điều hành máy chủ ảo VPS là gì?</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b/>
          <w:bCs/>
          <w:color w:val="444444"/>
          <w:sz w:val="26"/>
          <w:szCs w:val="26"/>
        </w:rPr>
        <w:t>Máy chủ ảo VPS</w:t>
      </w:r>
      <w:r>
        <w:rPr>
          <w:rFonts w:ascii="Times New Roman" w:eastAsia="Times New Roman" w:hAnsi="Times New Roman" w:cs="Times New Roman"/>
          <w:color w:val="444444"/>
          <w:sz w:val="26"/>
          <w:szCs w:val="26"/>
        </w:rPr>
        <w:t> có 2 hệ điều hành phổ biến gồm: Linux và Window. Linux thân thiện người dùng, hỗ trợ ứng dụng nhiều hơn với chi phí ít hơn so với Window. Tuy nhiên, làm việc với Dot Net hoặc Visual Studio, bạn nên chọn </w:t>
      </w:r>
      <w:r>
        <w:rPr>
          <w:rFonts w:ascii="Times New Roman" w:eastAsia="Times New Roman" w:hAnsi="Times New Roman" w:cs="Times New Roman"/>
          <w:b/>
          <w:bCs/>
          <w:color w:val="444444"/>
          <w:sz w:val="26"/>
          <w:szCs w:val="26"/>
        </w:rPr>
        <w:t>VPS Window</w:t>
      </w:r>
      <w:r>
        <w:rPr>
          <w:rFonts w:ascii="Times New Roman" w:eastAsia="Times New Roman" w:hAnsi="Times New Roman" w:cs="Times New Roman"/>
          <w:color w:val="444444"/>
          <w:sz w:val="26"/>
          <w:szCs w:val="26"/>
        </w:rPr>
        <w:t>.</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b/>
          <w:bCs/>
          <w:color w:val="444444"/>
          <w:sz w:val="26"/>
          <w:szCs w:val="26"/>
        </w:rPr>
        <w:t>Thông số VPS</w:t>
      </w:r>
      <w:r>
        <w:rPr>
          <w:rFonts w:ascii="Times New Roman" w:eastAsia="Times New Roman" w:hAnsi="Times New Roman" w:cs="Times New Roman"/>
          <w:color w:val="444444"/>
          <w:sz w:val="26"/>
          <w:szCs w:val="26"/>
        </w:rPr>
        <w:t> là một trong các yếu tố quan trọng nhất mà bạn nên cân nhắc khi quyết định </w:t>
      </w:r>
      <w:r>
        <w:rPr>
          <w:rFonts w:ascii="Times New Roman" w:eastAsia="Times New Roman" w:hAnsi="Times New Roman" w:cs="Times New Roman"/>
          <w:b/>
          <w:bCs/>
          <w:color w:val="444444"/>
          <w:sz w:val="26"/>
          <w:szCs w:val="26"/>
        </w:rPr>
        <w:t>mua VPS</w:t>
      </w:r>
      <w:r>
        <w:rPr>
          <w:rFonts w:ascii="Times New Roman" w:eastAsia="Times New Roman" w:hAnsi="Times New Roman" w:cs="Times New Roman"/>
          <w:color w:val="444444"/>
          <w:sz w:val="26"/>
          <w:szCs w:val="26"/>
        </w:rPr>
        <w:t>.</w:t>
      </w:r>
    </w:p>
    <w:p w:rsidR="007E41CE" w:rsidRDefault="007E41CE" w:rsidP="00A54CE7">
      <w:pPr>
        <w:shd w:val="clear" w:color="auto" w:fill="FFFFFF"/>
        <w:spacing w:after="0" w:line="360" w:lineRule="auto"/>
        <w:outlineLvl w:val="1"/>
        <w:rPr>
          <w:rFonts w:ascii="Times New Roman" w:eastAsia="Times New Roman" w:hAnsi="Times New Roman" w:cs="Times New Roman"/>
          <w:b/>
          <w:bCs/>
          <w:color w:val="101419"/>
          <w:sz w:val="26"/>
          <w:szCs w:val="26"/>
        </w:rPr>
      </w:pPr>
      <w:r>
        <w:rPr>
          <w:rFonts w:ascii="Times New Roman" w:eastAsia="Times New Roman" w:hAnsi="Times New Roman" w:cs="Times New Roman"/>
          <w:b/>
          <w:bCs/>
          <w:color w:val="101419"/>
          <w:sz w:val="26"/>
          <w:szCs w:val="26"/>
        </w:rPr>
        <w:t>Chọn hệ điều hành nào cho VPS?</w:t>
      </w:r>
    </w:p>
    <w:p w:rsidR="007E41CE" w:rsidRDefault="007E41CE" w:rsidP="00A54CE7">
      <w:p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Dưới đây là một số hệ điều hành Linux phổ biến nhất. Các bạn có thể cân nhắc sử dụng cho VPS:</w:t>
      </w:r>
    </w:p>
    <w:p w:rsidR="007E41CE" w:rsidRDefault="007E41CE" w:rsidP="00A54CE7">
      <w:pPr>
        <w:numPr>
          <w:ilvl w:val="0"/>
          <w:numId w:val="14"/>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Hệ điều hành Debian</w:t>
      </w:r>
    </w:p>
    <w:p w:rsidR="007E41CE" w:rsidRDefault="007E41CE" w:rsidP="00A54CE7">
      <w:pPr>
        <w:numPr>
          <w:ilvl w:val="0"/>
          <w:numId w:val="14"/>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Hệ điều hành Ubuntu</w:t>
      </w:r>
    </w:p>
    <w:p w:rsidR="007E41CE" w:rsidRDefault="007E41CE" w:rsidP="00A54CE7">
      <w:pPr>
        <w:numPr>
          <w:ilvl w:val="0"/>
          <w:numId w:val="14"/>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Hệ điều hành CentOS</w:t>
      </w:r>
    </w:p>
    <w:p w:rsidR="007E41CE" w:rsidRDefault="007E41CE" w:rsidP="00A54CE7">
      <w:pPr>
        <w:numPr>
          <w:ilvl w:val="0"/>
          <w:numId w:val="14"/>
        </w:numPr>
        <w:shd w:val="clear" w:color="auto" w:fill="FFFFFF"/>
        <w:spacing w:after="0" w:line="36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Hệ điều hành Fedora</w:t>
      </w:r>
    </w:p>
    <w:p w:rsidR="007E41CE" w:rsidRDefault="007E41CE" w:rsidP="00A54CE7">
      <w:pPr>
        <w:spacing w:after="0" w:line="360" w:lineRule="auto"/>
        <w:rPr>
          <w:rFonts w:ascii="Times New Roman" w:eastAsia="Times New Roman" w:hAnsi="Times New Roman" w:cs="Times New Roman"/>
          <w:b/>
          <w:color w:val="FF0000"/>
          <w:sz w:val="26"/>
          <w:szCs w:val="26"/>
        </w:rPr>
      </w:pPr>
    </w:p>
    <w:p w:rsidR="007E41CE" w:rsidRDefault="007E41CE" w:rsidP="00A54CE7">
      <w:pPr>
        <w:spacing w:after="0" w:line="360" w:lineRule="auto"/>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ED91C7" wp14:editId="54FE31DE">
            <wp:extent cx="6432550" cy="17176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l="13141" t="46750" r="36539" b="36430"/>
                    <a:stretch>
                      <a:fillRect/>
                    </a:stretch>
                  </pic:blipFill>
                  <pic:spPr bwMode="auto">
                    <a:xfrm>
                      <a:off x="0" y="0"/>
                      <a:ext cx="6432550" cy="1717675"/>
                    </a:xfrm>
                    <a:prstGeom prst="rect">
                      <a:avLst/>
                    </a:prstGeom>
                    <a:noFill/>
                    <a:ln>
                      <a:noFill/>
                    </a:ln>
                  </pic:spPr>
                </pic:pic>
              </a:graphicData>
            </a:graphic>
          </wp:inline>
        </w:drawing>
      </w:r>
    </w:p>
    <w:p w:rsidR="007E41CE" w:rsidRDefault="007E41CE" w:rsidP="00A54CE7">
      <w:pPr>
        <w:spacing w:after="0" w:line="360" w:lineRule="auto"/>
        <w:rPr>
          <w:rFonts w:ascii="Times New Roman" w:eastAsiaTheme="minorHAnsi" w:hAnsi="Times New Roman" w:cs="Times New Roman"/>
          <w:b/>
          <w:color w:val="FF0000"/>
          <w:sz w:val="26"/>
          <w:szCs w:val="26"/>
        </w:rPr>
      </w:pPr>
      <w:r>
        <w:rPr>
          <w:rFonts w:ascii="Times New Roman" w:hAnsi="Times New Roman" w:cs="Times New Roman"/>
          <w:noProof/>
          <w:sz w:val="26"/>
          <w:szCs w:val="26"/>
        </w:rPr>
        <w:drawing>
          <wp:inline distT="0" distB="0" distL="0" distR="0" wp14:anchorId="36CC02CB" wp14:editId="4B93E3DC">
            <wp:extent cx="5947410" cy="3172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l="10577" t="17389" r="29167" b="27879"/>
                    <a:stretch>
                      <a:fillRect/>
                    </a:stretch>
                  </pic:blipFill>
                  <pic:spPr bwMode="auto">
                    <a:xfrm>
                      <a:off x="0" y="0"/>
                      <a:ext cx="5947410" cy="3172460"/>
                    </a:xfrm>
                    <a:prstGeom prst="rect">
                      <a:avLst/>
                    </a:prstGeom>
                    <a:noFill/>
                    <a:ln>
                      <a:noFill/>
                    </a:ln>
                  </pic:spPr>
                </pic:pic>
              </a:graphicData>
            </a:graphic>
          </wp:inline>
        </w:drawing>
      </w:r>
    </w:p>
    <w:p w:rsidR="00B87885" w:rsidRDefault="00B87885" w:rsidP="00A54CE7">
      <w:pPr>
        <w:pStyle w:val="Heading2"/>
        <w:shd w:val="clear" w:color="auto" w:fill="FFFFFF"/>
        <w:spacing w:before="0" w:line="360" w:lineRule="auto"/>
        <w:rPr>
          <w:rFonts w:ascii="Arial" w:hAnsi="Arial" w:cs="Arial"/>
          <w:b w:val="0"/>
          <w:bCs w:val="0"/>
          <w:color w:val="212529"/>
        </w:rPr>
      </w:pPr>
      <w:r>
        <w:rPr>
          <w:rFonts w:ascii="Arial" w:hAnsi="Arial" w:cs="Arial"/>
          <w:b w:val="0"/>
          <w:bCs w:val="0"/>
          <w:color w:val="212529"/>
        </w:rPr>
        <w:t>Tìm hiểu VPS linux là gì?</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Fonts w:ascii="Arial" w:hAnsi="Arial" w:cs="Arial"/>
          <w:color w:val="212529"/>
        </w:rPr>
        <w:br/>
      </w:r>
      <w:r>
        <w:rPr>
          <w:rStyle w:val="Strong"/>
          <w:rFonts w:ascii="Arial" w:hAnsi="Arial" w:cs="Arial"/>
          <w:color w:val="212529"/>
        </w:rPr>
        <w:t>Máy chủ ảo VPS</w:t>
      </w:r>
      <w:r>
        <w:rPr>
          <w:rFonts w:ascii="Arial" w:hAnsi="Arial" w:cs="Arial"/>
          <w:color w:val="212529"/>
        </w:rPr>
        <w:t> - Virtual Private Server được phân chia từ một máy chủ vật lý, có tính chất như một máy chủ riêng biệt. Máy chủ ảo được tạo ra nhờ vào công nghệ ảo hóa, nó sẽ có những tính chất chia sẻ tài nguyên khác nhau tùy vào công nghệ ảo hóa được sử dụng. Cũng như một máy chủ vật lý, máy chủ ảo được chạy trên các nền tảng hệ điều hành khác nhau. Trong đó, VPS Linux được sử dụng rất phổ biến. Vậy, bài này chúng ta sẽ cùng </w:t>
      </w:r>
      <w:r>
        <w:rPr>
          <w:rStyle w:val="Strong"/>
          <w:rFonts w:ascii="Arial" w:hAnsi="Arial" w:cs="Arial"/>
          <w:color w:val="212529"/>
        </w:rPr>
        <w:t>tìm hiểu VPS Linux</w:t>
      </w:r>
      <w:r>
        <w:rPr>
          <w:rFonts w:ascii="Arial" w:hAnsi="Arial" w:cs="Arial"/>
          <w:color w:val="212529"/>
        </w:rPr>
        <w:t> nhé.</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Fonts w:ascii="Arial" w:hAnsi="Arial" w:cs="Arial"/>
          <w:color w:val="212529"/>
        </w:rPr>
        <w:t>Tìm hiểu VPS linux là gì?</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Style w:val="Strong"/>
          <w:rFonts w:ascii="Arial" w:hAnsi="Arial" w:cs="Arial"/>
          <w:color w:val="212529"/>
        </w:rPr>
        <w:t>Có rất nhiều loại VPS khác nhau:</w:t>
      </w:r>
    </w:p>
    <w:p w:rsidR="00B87885" w:rsidRDefault="00B87885" w:rsidP="00A54CE7">
      <w:pPr>
        <w:numPr>
          <w:ilvl w:val="0"/>
          <w:numId w:val="32"/>
        </w:numPr>
        <w:shd w:val="clear" w:color="auto" w:fill="FFFFFF"/>
        <w:spacing w:after="0" w:line="360" w:lineRule="auto"/>
        <w:rPr>
          <w:rFonts w:ascii="Arial" w:hAnsi="Arial" w:cs="Arial"/>
          <w:color w:val="212529"/>
        </w:rPr>
      </w:pPr>
      <w:r>
        <w:rPr>
          <w:rFonts w:ascii="Arial" w:hAnsi="Arial" w:cs="Arial"/>
          <w:color w:val="212529"/>
        </w:rPr>
        <w:t>VPS Windows và VPS Linux là hai hệ điều hành phổ biến nhất  hiện nay</w:t>
      </w:r>
    </w:p>
    <w:p w:rsidR="00B87885" w:rsidRDefault="00B87885" w:rsidP="00A54CE7">
      <w:pPr>
        <w:numPr>
          <w:ilvl w:val="0"/>
          <w:numId w:val="32"/>
        </w:numPr>
        <w:shd w:val="clear" w:color="auto" w:fill="FFFFFF"/>
        <w:spacing w:after="0" w:line="360" w:lineRule="auto"/>
        <w:rPr>
          <w:rFonts w:ascii="Arial" w:hAnsi="Arial" w:cs="Arial"/>
          <w:color w:val="212529"/>
        </w:rPr>
      </w:pPr>
      <w:r>
        <w:rPr>
          <w:rFonts w:ascii="Arial" w:hAnsi="Arial" w:cs="Arial"/>
          <w:color w:val="212529"/>
        </w:rPr>
        <w:t>Open VZ VPS, Xen VPS, KVM, VMWare… là công nghệ ảo hóa được sử dụng để phân chia máy chủ vật lý thành các máy chủ ảo khác nhau</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Style w:val="Strong"/>
          <w:rFonts w:ascii="Arial" w:hAnsi="Arial" w:cs="Arial"/>
          <w:color w:val="212529"/>
        </w:rPr>
        <w:lastRenderedPageBreak/>
        <w:t>VPS Linux</w:t>
      </w:r>
      <w:r>
        <w:rPr>
          <w:rFonts w:ascii="Arial" w:hAnsi="Arial" w:cs="Arial"/>
          <w:color w:val="212529"/>
        </w:rPr>
        <w:t> là một máy chủ ảo được xây dựng trên nền tảng Linux, hiện nay Linux đang thống lĩnh thị trường máy chủ, có tới hơn 60% các máy chủ chạy hệ điều hành Linux.</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Fonts w:ascii="Arial" w:hAnsi="Arial" w:cs="Arial"/>
          <w:color w:val="212529"/>
        </w:rPr>
        <w:t> </w:t>
      </w:r>
    </w:p>
    <w:p w:rsid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Style w:val="Strong"/>
          <w:rFonts w:ascii="Arial" w:hAnsi="Arial" w:cs="Arial"/>
          <w:color w:val="212529"/>
        </w:rPr>
        <w:t>VPS Linux thường được sử dụng để làm:</w:t>
      </w:r>
    </w:p>
    <w:p w:rsidR="00B87885" w:rsidRDefault="00B87885" w:rsidP="00A54CE7">
      <w:pPr>
        <w:numPr>
          <w:ilvl w:val="0"/>
          <w:numId w:val="33"/>
        </w:numPr>
        <w:shd w:val="clear" w:color="auto" w:fill="FFFFFF"/>
        <w:spacing w:after="0" w:line="360" w:lineRule="auto"/>
        <w:rPr>
          <w:rFonts w:ascii="Arial" w:hAnsi="Arial" w:cs="Arial"/>
          <w:color w:val="212529"/>
        </w:rPr>
      </w:pPr>
      <w:r>
        <w:rPr>
          <w:rFonts w:ascii="Arial" w:hAnsi="Arial" w:cs="Arial"/>
          <w:color w:val="212529"/>
        </w:rPr>
        <w:t>Máy chủ </w:t>
      </w:r>
      <w:hyperlink r:id="rId57" w:history="1">
        <w:r>
          <w:rPr>
            <w:rStyle w:val="Hyperlink"/>
            <w:rFonts w:ascii="Arial" w:hAnsi="Arial" w:cs="Arial"/>
            <w:color w:val="007BFF"/>
          </w:rPr>
          <w:t>web hosting</w:t>
        </w:r>
      </w:hyperlink>
    </w:p>
    <w:p w:rsidR="00B87885" w:rsidRDefault="00B87885" w:rsidP="00A54CE7">
      <w:pPr>
        <w:numPr>
          <w:ilvl w:val="0"/>
          <w:numId w:val="33"/>
        </w:numPr>
        <w:shd w:val="clear" w:color="auto" w:fill="FFFFFF"/>
        <w:spacing w:after="0" w:line="360" w:lineRule="auto"/>
        <w:rPr>
          <w:rFonts w:ascii="Arial" w:hAnsi="Arial" w:cs="Arial"/>
          <w:color w:val="212529"/>
        </w:rPr>
      </w:pPr>
      <w:r>
        <w:rPr>
          <w:rFonts w:ascii="Arial" w:hAnsi="Arial" w:cs="Arial"/>
          <w:color w:val="212529"/>
        </w:rPr>
        <w:t>Máy chủ hệ thống tên miền – DNS</w:t>
      </w:r>
    </w:p>
    <w:p w:rsidR="00B87885" w:rsidRDefault="00B87885" w:rsidP="00A54CE7">
      <w:pPr>
        <w:numPr>
          <w:ilvl w:val="0"/>
          <w:numId w:val="33"/>
        </w:numPr>
        <w:shd w:val="clear" w:color="auto" w:fill="FFFFFF"/>
        <w:spacing w:after="0" w:line="360" w:lineRule="auto"/>
        <w:rPr>
          <w:rFonts w:ascii="Arial" w:hAnsi="Arial" w:cs="Arial"/>
          <w:color w:val="212529"/>
        </w:rPr>
      </w:pPr>
      <w:r>
        <w:rPr>
          <w:rFonts w:ascii="Arial" w:hAnsi="Arial" w:cs="Arial"/>
          <w:color w:val="212529"/>
        </w:rPr>
        <w:t>Máy chủ </w:t>
      </w:r>
      <w:hyperlink r:id="rId58" w:history="1">
        <w:r>
          <w:rPr>
            <w:rStyle w:val="Hyperlink"/>
            <w:rFonts w:ascii="Arial" w:hAnsi="Arial" w:cs="Arial"/>
            <w:color w:val="007BFF"/>
          </w:rPr>
          <w:t>thư điện tử</w:t>
        </w:r>
      </w:hyperlink>
    </w:p>
    <w:p w:rsidR="00B87885" w:rsidRDefault="00B87885" w:rsidP="00A54CE7">
      <w:pPr>
        <w:numPr>
          <w:ilvl w:val="0"/>
          <w:numId w:val="33"/>
        </w:numPr>
        <w:shd w:val="clear" w:color="auto" w:fill="FFFFFF"/>
        <w:spacing w:after="0" w:line="360" w:lineRule="auto"/>
        <w:rPr>
          <w:rFonts w:ascii="Arial" w:hAnsi="Arial" w:cs="Arial"/>
          <w:color w:val="212529"/>
        </w:rPr>
      </w:pPr>
      <w:r>
        <w:rPr>
          <w:rFonts w:ascii="Arial" w:hAnsi="Arial" w:cs="Arial"/>
          <w:color w:val="212529"/>
        </w:rPr>
        <w:t>Tạo các môi trường ảo để lập trình, nghiên cứu và phân tích virus</w:t>
      </w:r>
    </w:p>
    <w:p w:rsidR="00B87885" w:rsidRDefault="00B87885" w:rsidP="00A54CE7">
      <w:pPr>
        <w:numPr>
          <w:ilvl w:val="0"/>
          <w:numId w:val="33"/>
        </w:numPr>
        <w:shd w:val="clear" w:color="auto" w:fill="FFFFFF"/>
        <w:spacing w:after="0" w:line="360" w:lineRule="auto"/>
        <w:rPr>
          <w:rFonts w:ascii="Arial" w:hAnsi="Arial" w:cs="Arial"/>
          <w:color w:val="212529"/>
        </w:rPr>
      </w:pPr>
      <w:r>
        <w:rPr>
          <w:rFonts w:ascii="Arial" w:hAnsi="Arial" w:cs="Arial"/>
          <w:color w:val="212529"/>
        </w:rPr>
        <w:t>Các dịch vụ Web khác</w:t>
      </w:r>
    </w:p>
    <w:p w:rsidR="00B87885" w:rsidRPr="00B87885" w:rsidRDefault="00B87885" w:rsidP="00A54CE7">
      <w:pPr>
        <w:pStyle w:val="NormalWeb"/>
        <w:shd w:val="clear" w:color="auto" w:fill="FFFFFF"/>
        <w:spacing w:before="0" w:beforeAutospacing="0" w:after="0" w:afterAutospacing="0" w:line="360" w:lineRule="auto"/>
        <w:rPr>
          <w:rFonts w:ascii="Arial" w:hAnsi="Arial" w:cs="Arial"/>
          <w:color w:val="212529"/>
        </w:rPr>
      </w:pPr>
      <w:r>
        <w:rPr>
          <w:rFonts w:ascii="Arial" w:hAnsi="Arial" w:cs="Arial"/>
          <w:color w:val="212529"/>
        </w:rPr>
        <w:t>Linux là phần mềm mã nguồn mở rẻ hơn Window, máy chủ hoạt động trên nền tảng Linux linh hoạt và hỗ trợ cho nhiều loại ứng dụng hơn, vì vậy mà hệ điều hành Linux được lựa chọn ưu tiên hơn. Tuy nhiên, vẫn có một số ứng dụng hỗ trợ hơn khi hoạt động trên Windows. Vì thế, khi bạn cần cài đặt sử dụng ứng dụng đó thì nên lựa chọn VPS Windows</w:t>
      </w:r>
    </w:p>
    <w:p w:rsidR="007E41CE" w:rsidRDefault="007E41CE" w:rsidP="00A54CE7">
      <w:pPr>
        <w:shd w:val="clear" w:color="auto" w:fill="FFFFFF"/>
        <w:spacing w:after="0" w:line="360" w:lineRule="auto"/>
        <w:rPr>
          <w:rFonts w:ascii="Arial" w:eastAsia="Times New Roman" w:hAnsi="Arial" w:cs="Arial"/>
          <w:sz w:val="24"/>
          <w:szCs w:val="24"/>
        </w:rPr>
      </w:pPr>
      <w:r>
        <w:rPr>
          <w:rFonts w:ascii="inherit" w:eastAsia="Times New Roman" w:hAnsi="inherit" w:cs="Arial"/>
          <w:sz w:val="24"/>
          <w:szCs w:val="24"/>
          <w:bdr w:val="none" w:sz="0" w:space="0" w:color="auto" w:frame="1"/>
        </w:rPr>
        <w:t>OpenGL được thiết kế nhằm thỏa mãn mục đích chính sau:</w:t>
      </w:r>
    </w:p>
    <w:p w:rsidR="007E41CE" w:rsidRDefault="007E41CE" w:rsidP="00A54CE7">
      <w:pPr>
        <w:shd w:val="clear" w:color="auto" w:fill="FFFFFF"/>
        <w:spacing w:after="0" w:line="360" w:lineRule="auto"/>
        <w:rPr>
          <w:rFonts w:ascii="Arial" w:eastAsia="Times New Roman" w:hAnsi="Arial" w:cs="Arial"/>
          <w:sz w:val="24"/>
          <w:szCs w:val="24"/>
        </w:rPr>
      </w:pPr>
      <w:r>
        <w:rPr>
          <w:rFonts w:ascii="inherit" w:eastAsia="Times New Roman" w:hAnsi="inherit" w:cs="Arial"/>
          <w:sz w:val="24"/>
          <w:szCs w:val="24"/>
          <w:bdr w:val="none" w:sz="0" w:space="0" w:color="auto" w:frame="1"/>
        </w:rPr>
        <w:t>- Đơn giản hóa việc tương tác giữa các mô hình không gian 3 chiều bằng một giao diện lập trình thống nhất.</w:t>
      </w:r>
    </w:p>
    <w:p w:rsidR="007E41CE" w:rsidRDefault="007E41CE" w:rsidP="00A54CE7">
      <w:pPr>
        <w:shd w:val="clear" w:color="auto" w:fill="FFFFFF"/>
        <w:spacing w:after="0" w:line="360" w:lineRule="auto"/>
        <w:rPr>
          <w:rFonts w:ascii="Arial" w:eastAsia="Times New Roman" w:hAnsi="Arial" w:cs="Arial"/>
          <w:sz w:val="24"/>
          <w:szCs w:val="24"/>
        </w:rPr>
      </w:pPr>
      <w:r>
        <w:rPr>
          <w:rFonts w:ascii="inherit" w:eastAsia="Times New Roman" w:hAnsi="inherit" w:cs="Arial"/>
          <w:sz w:val="24"/>
          <w:szCs w:val="24"/>
          <w:bdr w:val="none" w:sz="0" w:space="0" w:color="auto" w:frame="1"/>
        </w:rPr>
        <w:t>- Hỗ trợ tối đa các chức năng của giao diện OpenGL bằng cách ép buộc các phần cứng 3 chiều khác nhau phải tương thích. Ngay cả khi không thể ép phần cứng hỗ trợ hoàn toàn, OpenGL có thể yêu cầu hệ thống sử dụng thêm sức mạnh phần mềm để xử lý.</w:t>
      </w:r>
    </w:p>
    <w:p w:rsidR="007E41CE" w:rsidRDefault="007E41CE" w:rsidP="00A54CE7">
      <w:pPr>
        <w:shd w:val="clear" w:color="auto" w:fill="FFFFFF"/>
        <w:spacing w:after="0" w:line="360" w:lineRule="auto"/>
        <w:rPr>
          <w:rFonts w:ascii="Arial" w:eastAsia="Times New Roman" w:hAnsi="Arial" w:cs="Arial"/>
          <w:sz w:val="24"/>
          <w:szCs w:val="24"/>
        </w:rPr>
      </w:pPr>
      <w:r>
        <w:rPr>
          <w:rFonts w:ascii="inherit" w:eastAsia="Times New Roman" w:hAnsi="inherit" w:cs="Arial"/>
          <w:sz w:val="24"/>
          <w:szCs w:val="24"/>
          <w:bdr w:val="none" w:sz="0" w:space="0" w:color="auto" w:frame="1"/>
        </w:rPr>
        <w:t>- Tiêu chuẩn OpenGL nhận các nguyên hàm hình học như điểm, đường thẳng và đa giác rồi chuyển thành các điểm đồ họa (pixel) trên màn hình. Quá trình này được thực hiện thông qua luồng ống dẫn đồ họa (thuật ngữ graphics pipeline). Một tên gọi khác của OpenGL cũng được giới kỹ thuật chia sẻ đó là bộ máy trạng thái OpenGL.</w:t>
      </w:r>
    </w:p>
    <w:p w:rsidR="007E41CE" w:rsidRDefault="007E41CE" w:rsidP="00A54CE7">
      <w:pPr>
        <w:spacing w:after="0" w:line="360" w:lineRule="auto"/>
        <w:rPr>
          <w:rFonts w:ascii="Times New Roman" w:eastAsiaTheme="minorHAnsi" w:hAnsi="Times New Roman" w:cs="Times New Roman"/>
          <w:b/>
          <w:color w:val="FF0000"/>
          <w:sz w:val="36"/>
          <w:szCs w:val="26"/>
        </w:rPr>
      </w:pPr>
      <w:r>
        <w:rPr>
          <w:rFonts w:ascii="Times New Roman" w:hAnsi="Times New Roman" w:cs="Times New Roman"/>
          <w:b/>
          <w:color w:val="FF0000"/>
          <w:sz w:val="36"/>
          <w:szCs w:val="26"/>
        </w:rPr>
        <w:t>WEBGL</w:t>
      </w:r>
    </w:p>
    <w:p w:rsidR="007E41CE" w:rsidRDefault="007E41CE" w:rsidP="00A54CE7">
      <w:pPr>
        <w:shd w:val="clear" w:color="auto" w:fill="FFFFFF"/>
        <w:spacing w:after="0" w:line="360" w:lineRule="auto"/>
        <w:outlineLvl w:val="0"/>
        <w:rPr>
          <w:rFonts w:ascii="Times New Roman" w:eastAsia="Times New Roman" w:hAnsi="Times New Roman" w:cs="Times New Roman"/>
          <w:b/>
          <w:bCs/>
          <w:color w:val="292B2C"/>
          <w:kern w:val="36"/>
          <w:sz w:val="26"/>
          <w:szCs w:val="26"/>
        </w:rPr>
      </w:pPr>
      <w:r>
        <w:rPr>
          <w:rFonts w:ascii="Times New Roman" w:eastAsia="Times New Roman" w:hAnsi="Times New Roman" w:cs="Times New Roman"/>
          <w:b/>
          <w:bCs/>
          <w:color w:val="292B2C"/>
          <w:kern w:val="36"/>
          <w:sz w:val="26"/>
          <w:szCs w:val="26"/>
        </w:rPr>
        <w:t>Giới thiệu cơ bản về WebGL</w:t>
      </w:r>
    </w:p>
    <w:p w:rsidR="007E41CE" w:rsidRDefault="007E41CE" w:rsidP="00A54CE7">
      <w:pPr>
        <w:shd w:val="clear" w:color="auto" w:fill="FFFFFF"/>
        <w:spacing w:after="0" w:line="360" w:lineRule="auto"/>
        <w:outlineLvl w:val="1"/>
        <w:rPr>
          <w:rFonts w:ascii="Times New Roman" w:eastAsia="Times New Roman" w:hAnsi="Times New Roman" w:cs="Times New Roman"/>
          <w:b/>
          <w:bCs/>
          <w:color w:val="292B2C"/>
          <w:sz w:val="26"/>
          <w:szCs w:val="26"/>
        </w:rPr>
      </w:pPr>
      <w:r>
        <w:rPr>
          <w:rFonts w:ascii="Times New Roman" w:eastAsia="Times New Roman" w:hAnsi="Times New Roman" w:cs="Times New Roman"/>
          <w:b/>
          <w:bCs/>
          <w:color w:val="292B2C"/>
          <w:sz w:val="26"/>
          <w:szCs w:val="26"/>
        </w:rPr>
        <w:t>1.WebGL là gì?</w:t>
      </w:r>
    </w:p>
    <w:p w:rsidR="007E41CE" w:rsidRDefault="007E41CE" w:rsidP="00A54CE7">
      <w:pPr>
        <w:shd w:val="clear" w:color="auto" w:fill="FFFFFF"/>
        <w:spacing w:after="0" w:line="360" w:lineRule="auto"/>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 xml:space="preserve">WebGL (Web Graphics Library) là một thư viện đồ họa dành cho web, nó được dẫn xuất từ OpenGL ES (thư viện đồ họa 2D và 3D trên hệ thống nhúng: điện thoại, đồ điện tử, xe cơ giới). WebGL cung cấp các chức năng cơ bản tương tự OpenGL ES và hoạt động tốt trên các phân cứng đồ họa 3D hiện đại. WebGL là javascript API có thể sử dụng được trong HTML5, WebGL được code trong tag &lt;canvas&gt; của HTML 5, </w:t>
      </w:r>
      <w:r>
        <w:rPr>
          <w:rFonts w:ascii="Times New Roman" w:eastAsia="Times New Roman" w:hAnsi="Times New Roman" w:cs="Times New Roman"/>
          <w:color w:val="1B1B1B"/>
          <w:spacing w:val="-1"/>
          <w:sz w:val="26"/>
          <w:szCs w:val="26"/>
        </w:rPr>
        <w:lastRenderedPageBreak/>
        <w:t>điều này cho phép trình duyệt có thể truy cập và sử dụng GPU để xuất ra các đồ họa. WebGL được hỗ trợ bởi đa số các trình duyệt hiện đại: Chrome, FireFox, IE, Opera...</w:t>
      </w:r>
    </w:p>
    <w:p w:rsidR="007E41CE" w:rsidRDefault="007E41CE" w:rsidP="00A54CE7">
      <w:pPr>
        <w:shd w:val="clear" w:color="auto" w:fill="FFFFFF"/>
        <w:spacing w:after="0" w:line="360" w:lineRule="auto"/>
        <w:outlineLvl w:val="1"/>
        <w:rPr>
          <w:rFonts w:ascii="Times New Roman" w:eastAsia="Times New Roman" w:hAnsi="Times New Roman" w:cs="Times New Roman"/>
          <w:b/>
          <w:bCs/>
          <w:color w:val="292B2C"/>
          <w:sz w:val="26"/>
          <w:szCs w:val="26"/>
        </w:rPr>
      </w:pPr>
      <w:r>
        <w:rPr>
          <w:rFonts w:ascii="Times New Roman" w:eastAsia="Times New Roman" w:hAnsi="Times New Roman" w:cs="Times New Roman"/>
          <w:b/>
          <w:bCs/>
          <w:color w:val="292B2C"/>
          <w:sz w:val="26"/>
          <w:szCs w:val="26"/>
        </w:rPr>
        <w:t>2.Các ưu điểm của WebGL</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Ứng dụng WebGL được viết bằng javascript nên các ứng dụng này có thể tương tác trực tiếp với các phần tử HTML, ngoài ra ta có thể sử dụng thêm các thư viện javascript và các công nghệ HTML để hỗ trợ cho ứng dụng.</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WebGL cũng hỗ trợ cho các nền tảng di động.</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WebGL mã nguồn mở.</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WebGL sử dụng javascript để code vì vậy nó được hỗ trợ tự động quản lý bộ nhớ.</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WebGL không cần thiết phải biên dịch để chạy.</w:t>
      </w:r>
    </w:p>
    <w:p w:rsidR="007E41CE" w:rsidRDefault="007E41CE" w:rsidP="00A54CE7">
      <w:pPr>
        <w:numPr>
          <w:ilvl w:val="0"/>
          <w:numId w:val="17"/>
        </w:numPr>
        <w:shd w:val="clear" w:color="auto" w:fill="FFFFFF"/>
        <w:spacing w:after="0" w:line="360" w:lineRule="auto"/>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Dễ dàng thiết lập và chạy, chỉ cần một text editor và trình duyệt.</w:t>
      </w:r>
    </w:p>
    <w:p w:rsidR="007E41CE" w:rsidRDefault="007E41CE" w:rsidP="00A54CE7">
      <w:pPr>
        <w:spacing w:after="0" w:line="360" w:lineRule="auto"/>
        <w:rPr>
          <w:rFonts w:ascii="Times New Roman" w:eastAsia="Times New Roman" w:hAnsi="Times New Roman" w:cs="Times New Roman"/>
          <w:b/>
          <w:bCs/>
          <w:color w:val="FF0000"/>
          <w:sz w:val="34"/>
          <w:szCs w:val="34"/>
        </w:rPr>
      </w:pPr>
    </w:p>
    <w:sectPr w:rsidR="007E41CE" w:rsidSect="0022622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CONDENSE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6DCD"/>
    <w:multiLevelType w:val="multilevel"/>
    <w:tmpl w:val="28C8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D236E"/>
    <w:multiLevelType w:val="multilevel"/>
    <w:tmpl w:val="DCC07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198279E"/>
    <w:multiLevelType w:val="multilevel"/>
    <w:tmpl w:val="12A8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A01770"/>
    <w:multiLevelType w:val="multilevel"/>
    <w:tmpl w:val="9B48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450EB6"/>
    <w:multiLevelType w:val="multilevel"/>
    <w:tmpl w:val="4300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FC0F59"/>
    <w:multiLevelType w:val="multilevel"/>
    <w:tmpl w:val="D20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8275DC"/>
    <w:multiLevelType w:val="multilevel"/>
    <w:tmpl w:val="9382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2F3C0A"/>
    <w:multiLevelType w:val="multilevel"/>
    <w:tmpl w:val="F444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BE63B2"/>
    <w:multiLevelType w:val="multilevel"/>
    <w:tmpl w:val="002A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F5868"/>
    <w:multiLevelType w:val="multilevel"/>
    <w:tmpl w:val="D278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0F0BB6"/>
    <w:multiLevelType w:val="multilevel"/>
    <w:tmpl w:val="CC86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921A4F"/>
    <w:multiLevelType w:val="multilevel"/>
    <w:tmpl w:val="05D8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833743"/>
    <w:multiLevelType w:val="hybridMultilevel"/>
    <w:tmpl w:val="BE78B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C753316"/>
    <w:multiLevelType w:val="multilevel"/>
    <w:tmpl w:val="2A90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787D37"/>
    <w:multiLevelType w:val="multilevel"/>
    <w:tmpl w:val="EA0A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DA0AEA"/>
    <w:multiLevelType w:val="multilevel"/>
    <w:tmpl w:val="CE6C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1E1474"/>
    <w:multiLevelType w:val="multilevel"/>
    <w:tmpl w:val="AA9CC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AF5F70"/>
    <w:multiLevelType w:val="multilevel"/>
    <w:tmpl w:val="3C5A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8D7B5E"/>
    <w:multiLevelType w:val="multilevel"/>
    <w:tmpl w:val="3F3C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B711B1"/>
    <w:multiLevelType w:val="multilevel"/>
    <w:tmpl w:val="EB6A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F62114"/>
    <w:multiLevelType w:val="multilevel"/>
    <w:tmpl w:val="512E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9738F5"/>
    <w:multiLevelType w:val="multilevel"/>
    <w:tmpl w:val="A616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2E6C27"/>
    <w:multiLevelType w:val="multilevel"/>
    <w:tmpl w:val="CB6C6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42515D7A"/>
    <w:multiLevelType w:val="multilevel"/>
    <w:tmpl w:val="D7FA3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A364181"/>
    <w:multiLevelType w:val="multilevel"/>
    <w:tmpl w:val="485A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ABB38D2"/>
    <w:multiLevelType w:val="multilevel"/>
    <w:tmpl w:val="3B34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395DF4"/>
    <w:multiLevelType w:val="multilevel"/>
    <w:tmpl w:val="29A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06451B4"/>
    <w:multiLevelType w:val="multilevel"/>
    <w:tmpl w:val="6564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9524CC"/>
    <w:multiLevelType w:val="multilevel"/>
    <w:tmpl w:val="9C68B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5B13431F"/>
    <w:multiLevelType w:val="multilevel"/>
    <w:tmpl w:val="5BC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7D4A67"/>
    <w:multiLevelType w:val="multilevel"/>
    <w:tmpl w:val="089C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622C95"/>
    <w:multiLevelType w:val="multilevel"/>
    <w:tmpl w:val="F6FC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F4099A"/>
    <w:multiLevelType w:val="multilevel"/>
    <w:tmpl w:val="2824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39E7B14"/>
    <w:multiLevelType w:val="multilevel"/>
    <w:tmpl w:val="0ED8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FA73E8"/>
    <w:multiLevelType w:val="multilevel"/>
    <w:tmpl w:val="9686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5D195F"/>
    <w:multiLevelType w:val="multilevel"/>
    <w:tmpl w:val="FA485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0B4052"/>
    <w:multiLevelType w:val="multilevel"/>
    <w:tmpl w:val="944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141200"/>
    <w:multiLevelType w:val="multilevel"/>
    <w:tmpl w:val="6864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17007B"/>
    <w:multiLevelType w:val="multilevel"/>
    <w:tmpl w:val="3394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2C61E0"/>
    <w:multiLevelType w:val="multilevel"/>
    <w:tmpl w:val="1808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9"/>
  </w:num>
  <w:num w:numId="3">
    <w:abstractNumId w:val="32"/>
  </w:num>
  <w:num w:numId="4">
    <w:abstractNumId w:val="26"/>
  </w:num>
  <w:num w:numId="5">
    <w:abstractNumId w:val="6"/>
  </w:num>
  <w:num w:numId="6">
    <w:abstractNumId w:val="34"/>
  </w:num>
  <w:num w:numId="7">
    <w:abstractNumId w:val="9"/>
  </w:num>
  <w:num w:numId="8">
    <w:abstractNumId w:val="15"/>
  </w:num>
  <w:num w:numId="9">
    <w:abstractNumId w:val="0"/>
  </w:num>
  <w:num w:numId="10">
    <w:abstractNumId w:val="31"/>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2"/>
  </w:num>
  <w:num w:numId="14">
    <w:abstractNumId w:val="23"/>
  </w:num>
  <w:num w:numId="15">
    <w:abstractNumId w:val="7"/>
  </w:num>
  <w:num w:numId="16">
    <w:abstractNumId w:val="16"/>
  </w:num>
  <w:num w:numId="17">
    <w:abstractNumId w:val="28"/>
  </w:num>
  <w:num w:numId="18">
    <w:abstractNumId w:val="30"/>
  </w:num>
  <w:num w:numId="19">
    <w:abstractNumId w:val="5"/>
  </w:num>
  <w:num w:numId="20">
    <w:abstractNumId w:val="39"/>
  </w:num>
  <w:num w:numId="21">
    <w:abstractNumId w:val="8"/>
  </w:num>
  <w:num w:numId="22">
    <w:abstractNumId w:val="19"/>
  </w:num>
  <w:num w:numId="23">
    <w:abstractNumId w:val="37"/>
  </w:num>
  <w:num w:numId="24">
    <w:abstractNumId w:val="33"/>
  </w:num>
  <w:num w:numId="25">
    <w:abstractNumId w:val="25"/>
  </w:num>
  <w:num w:numId="26">
    <w:abstractNumId w:val="18"/>
  </w:num>
  <w:num w:numId="27">
    <w:abstractNumId w:val="10"/>
  </w:num>
  <w:num w:numId="28">
    <w:abstractNumId w:val="21"/>
  </w:num>
  <w:num w:numId="29">
    <w:abstractNumId w:val="38"/>
  </w:num>
  <w:num w:numId="30">
    <w:abstractNumId w:val="11"/>
  </w:num>
  <w:num w:numId="31">
    <w:abstractNumId w:val="24"/>
  </w:num>
  <w:num w:numId="32">
    <w:abstractNumId w:val="3"/>
  </w:num>
  <w:num w:numId="33">
    <w:abstractNumId w:val="4"/>
  </w:num>
  <w:num w:numId="34">
    <w:abstractNumId w:val="13"/>
  </w:num>
  <w:num w:numId="35">
    <w:abstractNumId w:val="36"/>
  </w:num>
  <w:num w:numId="3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0"/>
  </w:num>
  <w:num w:numId="39">
    <w:abstractNumId w:val="35"/>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46A"/>
    <w:rsid w:val="00007744"/>
    <w:rsid w:val="00013E36"/>
    <w:rsid w:val="00021B8B"/>
    <w:rsid w:val="00025F3B"/>
    <w:rsid w:val="0004054B"/>
    <w:rsid w:val="00040F82"/>
    <w:rsid w:val="00075CDC"/>
    <w:rsid w:val="00086CDD"/>
    <w:rsid w:val="000E3297"/>
    <w:rsid w:val="00105370"/>
    <w:rsid w:val="00123164"/>
    <w:rsid w:val="00173ADC"/>
    <w:rsid w:val="00197869"/>
    <w:rsid w:val="00197D1A"/>
    <w:rsid w:val="001C4318"/>
    <w:rsid w:val="001D2859"/>
    <w:rsid w:val="001E46EB"/>
    <w:rsid w:val="00226223"/>
    <w:rsid w:val="0023475B"/>
    <w:rsid w:val="00261AA4"/>
    <w:rsid w:val="0042446A"/>
    <w:rsid w:val="004412D3"/>
    <w:rsid w:val="004442D2"/>
    <w:rsid w:val="004D4C42"/>
    <w:rsid w:val="004F01CC"/>
    <w:rsid w:val="004F7306"/>
    <w:rsid w:val="005337AF"/>
    <w:rsid w:val="00551F94"/>
    <w:rsid w:val="00571C31"/>
    <w:rsid w:val="005768B9"/>
    <w:rsid w:val="005A4F93"/>
    <w:rsid w:val="006120B2"/>
    <w:rsid w:val="006449C1"/>
    <w:rsid w:val="00695BF2"/>
    <w:rsid w:val="00696F43"/>
    <w:rsid w:val="006A25C1"/>
    <w:rsid w:val="006D390B"/>
    <w:rsid w:val="00762E98"/>
    <w:rsid w:val="00771BB3"/>
    <w:rsid w:val="0077375E"/>
    <w:rsid w:val="007B05FD"/>
    <w:rsid w:val="007E41CE"/>
    <w:rsid w:val="008046AE"/>
    <w:rsid w:val="00837DC2"/>
    <w:rsid w:val="00846983"/>
    <w:rsid w:val="00846A83"/>
    <w:rsid w:val="008F074D"/>
    <w:rsid w:val="009C2427"/>
    <w:rsid w:val="009C6AFA"/>
    <w:rsid w:val="009F6A4F"/>
    <w:rsid w:val="00A54437"/>
    <w:rsid w:val="00A54CE7"/>
    <w:rsid w:val="00A571FA"/>
    <w:rsid w:val="00AE28FE"/>
    <w:rsid w:val="00B05614"/>
    <w:rsid w:val="00B45D56"/>
    <w:rsid w:val="00B87885"/>
    <w:rsid w:val="00BE2B6A"/>
    <w:rsid w:val="00BF3B63"/>
    <w:rsid w:val="00C370DD"/>
    <w:rsid w:val="00C7450D"/>
    <w:rsid w:val="00C85547"/>
    <w:rsid w:val="00CF0278"/>
    <w:rsid w:val="00CF0A7E"/>
    <w:rsid w:val="00D04105"/>
    <w:rsid w:val="00D27E57"/>
    <w:rsid w:val="00D75F73"/>
    <w:rsid w:val="00D97D9A"/>
    <w:rsid w:val="00DB4762"/>
    <w:rsid w:val="00DB5A65"/>
    <w:rsid w:val="00DC26BD"/>
    <w:rsid w:val="00E7670B"/>
    <w:rsid w:val="00E948E7"/>
    <w:rsid w:val="00E9783B"/>
    <w:rsid w:val="00EB4AB1"/>
    <w:rsid w:val="00F05C37"/>
    <w:rsid w:val="00F82028"/>
    <w:rsid w:val="00F83AEE"/>
    <w:rsid w:val="00FE3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046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12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B5A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6223"/>
    <w:rPr>
      <w:color w:val="0000FF"/>
      <w:u w:val="single"/>
    </w:rPr>
  </w:style>
  <w:style w:type="paragraph" w:styleId="BalloonText">
    <w:name w:val="Balloon Text"/>
    <w:basedOn w:val="Normal"/>
    <w:link w:val="BalloonTextChar"/>
    <w:uiPriority w:val="99"/>
    <w:semiHidden/>
    <w:unhideWhenUsed/>
    <w:rsid w:val="00226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223"/>
    <w:rPr>
      <w:rFonts w:ascii="Tahoma" w:hAnsi="Tahoma" w:cs="Tahoma"/>
      <w:sz w:val="16"/>
      <w:szCs w:val="16"/>
    </w:rPr>
  </w:style>
  <w:style w:type="paragraph" w:styleId="NormalWeb">
    <w:name w:val="Normal (Web)"/>
    <w:basedOn w:val="Normal"/>
    <w:uiPriority w:val="99"/>
    <w:unhideWhenUsed/>
    <w:rsid w:val="004412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ductname">
    <w:name w:val="productname"/>
    <w:basedOn w:val="DefaultParagraphFont"/>
    <w:rsid w:val="004412D3"/>
  </w:style>
  <w:style w:type="character" w:customStyle="1" w:styleId="Heading3Char">
    <w:name w:val="Heading 3 Char"/>
    <w:basedOn w:val="DefaultParagraphFont"/>
    <w:link w:val="Heading3"/>
    <w:uiPriority w:val="9"/>
    <w:rsid w:val="004412D3"/>
    <w:rPr>
      <w:rFonts w:ascii="Times New Roman" w:eastAsia="Times New Roman" w:hAnsi="Times New Roman" w:cs="Times New Roman"/>
      <w:b/>
      <w:bCs/>
      <w:sz w:val="27"/>
      <w:szCs w:val="27"/>
    </w:rPr>
  </w:style>
  <w:style w:type="character" w:customStyle="1" w:styleId="systemitem">
    <w:name w:val="systemitem"/>
    <w:basedOn w:val="DefaultParagraphFont"/>
    <w:rsid w:val="008046AE"/>
  </w:style>
  <w:style w:type="character" w:customStyle="1" w:styleId="Heading2Char">
    <w:name w:val="Heading 2 Char"/>
    <w:basedOn w:val="DefaultParagraphFont"/>
    <w:link w:val="Heading2"/>
    <w:uiPriority w:val="9"/>
    <w:semiHidden/>
    <w:rsid w:val="008046A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046A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0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46AE"/>
    <w:rPr>
      <w:rFonts w:ascii="Courier New" w:eastAsia="Times New Roman" w:hAnsi="Courier New" w:cs="Courier New"/>
      <w:sz w:val="20"/>
      <w:szCs w:val="20"/>
    </w:rPr>
  </w:style>
  <w:style w:type="character" w:styleId="Emphasis">
    <w:name w:val="Emphasis"/>
    <w:basedOn w:val="DefaultParagraphFont"/>
    <w:uiPriority w:val="20"/>
    <w:qFormat/>
    <w:rsid w:val="008046AE"/>
    <w:rPr>
      <w:i/>
      <w:iCs/>
    </w:rPr>
  </w:style>
  <w:style w:type="character" w:styleId="HTMLAcronym">
    <w:name w:val="HTML Acronym"/>
    <w:basedOn w:val="DefaultParagraphFont"/>
    <w:uiPriority w:val="99"/>
    <w:semiHidden/>
    <w:unhideWhenUsed/>
    <w:rsid w:val="008046AE"/>
  </w:style>
  <w:style w:type="character" w:styleId="Strong">
    <w:name w:val="Strong"/>
    <w:basedOn w:val="DefaultParagraphFont"/>
    <w:uiPriority w:val="22"/>
    <w:qFormat/>
    <w:rsid w:val="00086CDD"/>
    <w:rPr>
      <w:b/>
      <w:bCs/>
    </w:rPr>
  </w:style>
  <w:style w:type="paragraph" w:styleId="ListParagraph">
    <w:name w:val="List Paragraph"/>
    <w:basedOn w:val="Normal"/>
    <w:uiPriority w:val="34"/>
    <w:qFormat/>
    <w:rsid w:val="00086CDD"/>
    <w:pPr>
      <w:ind w:left="720"/>
      <w:contextualSpacing/>
    </w:pPr>
  </w:style>
  <w:style w:type="paragraph" w:customStyle="1" w:styleId="has-text-align-left">
    <w:name w:val="has-text-align-left"/>
    <w:basedOn w:val="Normal"/>
    <w:rsid w:val="00F83AE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4F01CC"/>
    <w:rPr>
      <w:sz w:val="16"/>
      <w:szCs w:val="16"/>
    </w:rPr>
  </w:style>
  <w:style w:type="paragraph" w:styleId="CommentText">
    <w:name w:val="annotation text"/>
    <w:basedOn w:val="Normal"/>
    <w:link w:val="CommentTextChar"/>
    <w:uiPriority w:val="99"/>
    <w:semiHidden/>
    <w:unhideWhenUsed/>
    <w:rsid w:val="004F01CC"/>
    <w:pPr>
      <w:spacing w:line="240" w:lineRule="auto"/>
    </w:pPr>
    <w:rPr>
      <w:sz w:val="20"/>
      <w:szCs w:val="20"/>
    </w:rPr>
  </w:style>
  <w:style w:type="character" w:customStyle="1" w:styleId="CommentTextChar">
    <w:name w:val="Comment Text Char"/>
    <w:basedOn w:val="DefaultParagraphFont"/>
    <w:link w:val="CommentText"/>
    <w:uiPriority w:val="99"/>
    <w:semiHidden/>
    <w:rsid w:val="004F01CC"/>
    <w:rPr>
      <w:sz w:val="20"/>
      <w:szCs w:val="20"/>
    </w:rPr>
  </w:style>
  <w:style w:type="paragraph" w:styleId="CommentSubject">
    <w:name w:val="annotation subject"/>
    <w:basedOn w:val="CommentText"/>
    <w:next w:val="CommentText"/>
    <w:link w:val="CommentSubjectChar"/>
    <w:uiPriority w:val="99"/>
    <w:semiHidden/>
    <w:unhideWhenUsed/>
    <w:rsid w:val="004F01CC"/>
    <w:rPr>
      <w:b/>
      <w:bCs/>
    </w:rPr>
  </w:style>
  <w:style w:type="character" w:customStyle="1" w:styleId="CommentSubjectChar">
    <w:name w:val="Comment Subject Char"/>
    <w:basedOn w:val="CommentTextChar"/>
    <w:link w:val="CommentSubject"/>
    <w:uiPriority w:val="99"/>
    <w:semiHidden/>
    <w:rsid w:val="004F01CC"/>
    <w:rPr>
      <w:b/>
      <w:bCs/>
      <w:sz w:val="20"/>
      <w:szCs w:val="20"/>
    </w:rPr>
  </w:style>
  <w:style w:type="paragraph" w:customStyle="1" w:styleId="homepageintrostatement">
    <w:name w:val="homepage__intro__statement"/>
    <w:basedOn w:val="Normal"/>
    <w:rsid w:val="00DB5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5A6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046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12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B5A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6223"/>
    <w:rPr>
      <w:color w:val="0000FF"/>
      <w:u w:val="single"/>
    </w:rPr>
  </w:style>
  <w:style w:type="paragraph" w:styleId="BalloonText">
    <w:name w:val="Balloon Text"/>
    <w:basedOn w:val="Normal"/>
    <w:link w:val="BalloonTextChar"/>
    <w:uiPriority w:val="99"/>
    <w:semiHidden/>
    <w:unhideWhenUsed/>
    <w:rsid w:val="00226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223"/>
    <w:rPr>
      <w:rFonts w:ascii="Tahoma" w:hAnsi="Tahoma" w:cs="Tahoma"/>
      <w:sz w:val="16"/>
      <w:szCs w:val="16"/>
    </w:rPr>
  </w:style>
  <w:style w:type="paragraph" w:styleId="NormalWeb">
    <w:name w:val="Normal (Web)"/>
    <w:basedOn w:val="Normal"/>
    <w:uiPriority w:val="99"/>
    <w:unhideWhenUsed/>
    <w:rsid w:val="004412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ductname">
    <w:name w:val="productname"/>
    <w:basedOn w:val="DefaultParagraphFont"/>
    <w:rsid w:val="004412D3"/>
  </w:style>
  <w:style w:type="character" w:customStyle="1" w:styleId="Heading3Char">
    <w:name w:val="Heading 3 Char"/>
    <w:basedOn w:val="DefaultParagraphFont"/>
    <w:link w:val="Heading3"/>
    <w:uiPriority w:val="9"/>
    <w:rsid w:val="004412D3"/>
    <w:rPr>
      <w:rFonts w:ascii="Times New Roman" w:eastAsia="Times New Roman" w:hAnsi="Times New Roman" w:cs="Times New Roman"/>
      <w:b/>
      <w:bCs/>
      <w:sz w:val="27"/>
      <w:szCs w:val="27"/>
    </w:rPr>
  </w:style>
  <w:style w:type="character" w:customStyle="1" w:styleId="systemitem">
    <w:name w:val="systemitem"/>
    <w:basedOn w:val="DefaultParagraphFont"/>
    <w:rsid w:val="008046AE"/>
  </w:style>
  <w:style w:type="character" w:customStyle="1" w:styleId="Heading2Char">
    <w:name w:val="Heading 2 Char"/>
    <w:basedOn w:val="DefaultParagraphFont"/>
    <w:link w:val="Heading2"/>
    <w:uiPriority w:val="9"/>
    <w:semiHidden/>
    <w:rsid w:val="008046A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046A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0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46AE"/>
    <w:rPr>
      <w:rFonts w:ascii="Courier New" w:eastAsia="Times New Roman" w:hAnsi="Courier New" w:cs="Courier New"/>
      <w:sz w:val="20"/>
      <w:szCs w:val="20"/>
    </w:rPr>
  </w:style>
  <w:style w:type="character" w:styleId="Emphasis">
    <w:name w:val="Emphasis"/>
    <w:basedOn w:val="DefaultParagraphFont"/>
    <w:uiPriority w:val="20"/>
    <w:qFormat/>
    <w:rsid w:val="008046AE"/>
    <w:rPr>
      <w:i/>
      <w:iCs/>
    </w:rPr>
  </w:style>
  <w:style w:type="character" w:styleId="HTMLAcronym">
    <w:name w:val="HTML Acronym"/>
    <w:basedOn w:val="DefaultParagraphFont"/>
    <w:uiPriority w:val="99"/>
    <w:semiHidden/>
    <w:unhideWhenUsed/>
    <w:rsid w:val="008046AE"/>
  </w:style>
  <w:style w:type="character" w:styleId="Strong">
    <w:name w:val="Strong"/>
    <w:basedOn w:val="DefaultParagraphFont"/>
    <w:uiPriority w:val="22"/>
    <w:qFormat/>
    <w:rsid w:val="00086CDD"/>
    <w:rPr>
      <w:b/>
      <w:bCs/>
    </w:rPr>
  </w:style>
  <w:style w:type="paragraph" w:styleId="ListParagraph">
    <w:name w:val="List Paragraph"/>
    <w:basedOn w:val="Normal"/>
    <w:uiPriority w:val="34"/>
    <w:qFormat/>
    <w:rsid w:val="00086CDD"/>
    <w:pPr>
      <w:ind w:left="720"/>
      <w:contextualSpacing/>
    </w:pPr>
  </w:style>
  <w:style w:type="paragraph" w:customStyle="1" w:styleId="has-text-align-left">
    <w:name w:val="has-text-align-left"/>
    <w:basedOn w:val="Normal"/>
    <w:rsid w:val="00F83AE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4F01CC"/>
    <w:rPr>
      <w:sz w:val="16"/>
      <w:szCs w:val="16"/>
    </w:rPr>
  </w:style>
  <w:style w:type="paragraph" w:styleId="CommentText">
    <w:name w:val="annotation text"/>
    <w:basedOn w:val="Normal"/>
    <w:link w:val="CommentTextChar"/>
    <w:uiPriority w:val="99"/>
    <w:semiHidden/>
    <w:unhideWhenUsed/>
    <w:rsid w:val="004F01CC"/>
    <w:pPr>
      <w:spacing w:line="240" w:lineRule="auto"/>
    </w:pPr>
    <w:rPr>
      <w:sz w:val="20"/>
      <w:szCs w:val="20"/>
    </w:rPr>
  </w:style>
  <w:style w:type="character" w:customStyle="1" w:styleId="CommentTextChar">
    <w:name w:val="Comment Text Char"/>
    <w:basedOn w:val="DefaultParagraphFont"/>
    <w:link w:val="CommentText"/>
    <w:uiPriority w:val="99"/>
    <w:semiHidden/>
    <w:rsid w:val="004F01CC"/>
    <w:rPr>
      <w:sz w:val="20"/>
      <w:szCs w:val="20"/>
    </w:rPr>
  </w:style>
  <w:style w:type="paragraph" w:styleId="CommentSubject">
    <w:name w:val="annotation subject"/>
    <w:basedOn w:val="CommentText"/>
    <w:next w:val="CommentText"/>
    <w:link w:val="CommentSubjectChar"/>
    <w:uiPriority w:val="99"/>
    <w:semiHidden/>
    <w:unhideWhenUsed/>
    <w:rsid w:val="004F01CC"/>
    <w:rPr>
      <w:b/>
      <w:bCs/>
    </w:rPr>
  </w:style>
  <w:style w:type="character" w:customStyle="1" w:styleId="CommentSubjectChar">
    <w:name w:val="Comment Subject Char"/>
    <w:basedOn w:val="CommentTextChar"/>
    <w:link w:val="CommentSubject"/>
    <w:uiPriority w:val="99"/>
    <w:semiHidden/>
    <w:rsid w:val="004F01CC"/>
    <w:rPr>
      <w:b/>
      <w:bCs/>
      <w:sz w:val="20"/>
      <w:szCs w:val="20"/>
    </w:rPr>
  </w:style>
  <w:style w:type="paragraph" w:customStyle="1" w:styleId="homepageintrostatement">
    <w:name w:val="homepage__intro__statement"/>
    <w:basedOn w:val="Normal"/>
    <w:rsid w:val="00DB5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5A6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4662">
      <w:bodyDiv w:val="1"/>
      <w:marLeft w:val="0"/>
      <w:marRight w:val="0"/>
      <w:marTop w:val="0"/>
      <w:marBottom w:val="0"/>
      <w:divBdr>
        <w:top w:val="none" w:sz="0" w:space="0" w:color="auto"/>
        <w:left w:val="none" w:sz="0" w:space="0" w:color="auto"/>
        <w:bottom w:val="none" w:sz="0" w:space="0" w:color="auto"/>
        <w:right w:val="none" w:sz="0" w:space="0" w:color="auto"/>
      </w:divBdr>
    </w:div>
    <w:div w:id="29385486">
      <w:bodyDiv w:val="1"/>
      <w:marLeft w:val="0"/>
      <w:marRight w:val="0"/>
      <w:marTop w:val="0"/>
      <w:marBottom w:val="0"/>
      <w:divBdr>
        <w:top w:val="none" w:sz="0" w:space="0" w:color="auto"/>
        <w:left w:val="none" w:sz="0" w:space="0" w:color="auto"/>
        <w:bottom w:val="none" w:sz="0" w:space="0" w:color="auto"/>
        <w:right w:val="none" w:sz="0" w:space="0" w:color="auto"/>
      </w:divBdr>
    </w:div>
    <w:div w:id="56364573">
      <w:bodyDiv w:val="1"/>
      <w:marLeft w:val="0"/>
      <w:marRight w:val="0"/>
      <w:marTop w:val="0"/>
      <w:marBottom w:val="0"/>
      <w:divBdr>
        <w:top w:val="none" w:sz="0" w:space="0" w:color="auto"/>
        <w:left w:val="none" w:sz="0" w:space="0" w:color="auto"/>
        <w:bottom w:val="none" w:sz="0" w:space="0" w:color="auto"/>
        <w:right w:val="none" w:sz="0" w:space="0" w:color="auto"/>
      </w:divBdr>
    </w:div>
    <w:div w:id="56779790">
      <w:bodyDiv w:val="1"/>
      <w:marLeft w:val="0"/>
      <w:marRight w:val="0"/>
      <w:marTop w:val="0"/>
      <w:marBottom w:val="0"/>
      <w:divBdr>
        <w:top w:val="none" w:sz="0" w:space="0" w:color="auto"/>
        <w:left w:val="none" w:sz="0" w:space="0" w:color="auto"/>
        <w:bottom w:val="none" w:sz="0" w:space="0" w:color="auto"/>
        <w:right w:val="none" w:sz="0" w:space="0" w:color="auto"/>
      </w:divBdr>
    </w:div>
    <w:div w:id="124667902">
      <w:bodyDiv w:val="1"/>
      <w:marLeft w:val="0"/>
      <w:marRight w:val="0"/>
      <w:marTop w:val="0"/>
      <w:marBottom w:val="0"/>
      <w:divBdr>
        <w:top w:val="none" w:sz="0" w:space="0" w:color="auto"/>
        <w:left w:val="none" w:sz="0" w:space="0" w:color="auto"/>
        <w:bottom w:val="none" w:sz="0" w:space="0" w:color="auto"/>
        <w:right w:val="none" w:sz="0" w:space="0" w:color="auto"/>
      </w:divBdr>
    </w:div>
    <w:div w:id="126893683">
      <w:bodyDiv w:val="1"/>
      <w:marLeft w:val="0"/>
      <w:marRight w:val="0"/>
      <w:marTop w:val="0"/>
      <w:marBottom w:val="0"/>
      <w:divBdr>
        <w:top w:val="none" w:sz="0" w:space="0" w:color="auto"/>
        <w:left w:val="none" w:sz="0" w:space="0" w:color="auto"/>
        <w:bottom w:val="none" w:sz="0" w:space="0" w:color="auto"/>
        <w:right w:val="none" w:sz="0" w:space="0" w:color="auto"/>
      </w:divBdr>
    </w:div>
    <w:div w:id="167133313">
      <w:bodyDiv w:val="1"/>
      <w:marLeft w:val="0"/>
      <w:marRight w:val="0"/>
      <w:marTop w:val="0"/>
      <w:marBottom w:val="0"/>
      <w:divBdr>
        <w:top w:val="none" w:sz="0" w:space="0" w:color="auto"/>
        <w:left w:val="none" w:sz="0" w:space="0" w:color="auto"/>
        <w:bottom w:val="none" w:sz="0" w:space="0" w:color="auto"/>
        <w:right w:val="none" w:sz="0" w:space="0" w:color="auto"/>
      </w:divBdr>
    </w:div>
    <w:div w:id="195585164">
      <w:bodyDiv w:val="1"/>
      <w:marLeft w:val="0"/>
      <w:marRight w:val="0"/>
      <w:marTop w:val="0"/>
      <w:marBottom w:val="0"/>
      <w:divBdr>
        <w:top w:val="none" w:sz="0" w:space="0" w:color="auto"/>
        <w:left w:val="none" w:sz="0" w:space="0" w:color="auto"/>
        <w:bottom w:val="none" w:sz="0" w:space="0" w:color="auto"/>
        <w:right w:val="none" w:sz="0" w:space="0" w:color="auto"/>
      </w:divBdr>
    </w:div>
    <w:div w:id="214586894">
      <w:bodyDiv w:val="1"/>
      <w:marLeft w:val="0"/>
      <w:marRight w:val="0"/>
      <w:marTop w:val="0"/>
      <w:marBottom w:val="0"/>
      <w:divBdr>
        <w:top w:val="none" w:sz="0" w:space="0" w:color="auto"/>
        <w:left w:val="none" w:sz="0" w:space="0" w:color="auto"/>
        <w:bottom w:val="none" w:sz="0" w:space="0" w:color="auto"/>
        <w:right w:val="none" w:sz="0" w:space="0" w:color="auto"/>
      </w:divBdr>
    </w:div>
    <w:div w:id="222251968">
      <w:bodyDiv w:val="1"/>
      <w:marLeft w:val="0"/>
      <w:marRight w:val="0"/>
      <w:marTop w:val="0"/>
      <w:marBottom w:val="0"/>
      <w:divBdr>
        <w:top w:val="none" w:sz="0" w:space="0" w:color="auto"/>
        <w:left w:val="none" w:sz="0" w:space="0" w:color="auto"/>
        <w:bottom w:val="none" w:sz="0" w:space="0" w:color="auto"/>
        <w:right w:val="none" w:sz="0" w:space="0" w:color="auto"/>
      </w:divBdr>
    </w:div>
    <w:div w:id="318266524">
      <w:bodyDiv w:val="1"/>
      <w:marLeft w:val="0"/>
      <w:marRight w:val="0"/>
      <w:marTop w:val="0"/>
      <w:marBottom w:val="0"/>
      <w:divBdr>
        <w:top w:val="none" w:sz="0" w:space="0" w:color="auto"/>
        <w:left w:val="none" w:sz="0" w:space="0" w:color="auto"/>
        <w:bottom w:val="none" w:sz="0" w:space="0" w:color="auto"/>
        <w:right w:val="none" w:sz="0" w:space="0" w:color="auto"/>
      </w:divBdr>
    </w:div>
    <w:div w:id="328872963">
      <w:bodyDiv w:val="1"/>
      <w:marLeft w:val="0"/>
      <w:marRight w:val="0"/>
      <w:marTop w:val="0"/>
      <w:marBottom w:val="0"/>
      <w:divBdr>
        <w:top w:val="none" w:sz="0" w:space="0" w:color="auto"/>
        <w:left w:val="none" w:sz="0" w:space="0" w:color="auto"/>
        <w:bottom w:val="none" w:sz="0" w:space="0" w:color="auto"/>
        <w:right w:val="none" w:sz="0" w:space="0" w:color="auto"/>
      </w:divBdr>
    </w:div>
    <w:div w:id="341125487">
      <w:bodyDiv w:val="1"/>
      <w:marLeft w:val="0"/>
      <w:marRight w:val="0"/>
      <w:marTop w:val="0"/>
      <w:marBottom w:val="0"/>
      <w:divBdr>
        <w:top w:val="none" w:sz="0" w:space="0" w:color="auto"/>
        <w:left w:val="none" w:sz="0" w:space="0" w:color="auto"/>
        <w:bottom w:val="none" w:sz="0" w:space="0" w:color="auto"/>
        <w:right w:val="none" w:sz="0" w:space="0" w:color="auto"/>
      </w:divBdr>
    </w:div>
    <w:div w:id="348608866">
      <w:bodyDiv w:val="1"/>
      <w:marLeft w:val="0"/>
      <w:marRight w:val="0"/>
      <w:marTop w:val="0"/>
      <w:marBottom w:val="0"/>
      <w:divBdr>
        <w:top w:val="none" w:sz="0" w:space="0" w:color="auto"/>
        <w:left w:val="none" w:sz="0" w:space="0" w:color="auto"/>
        <w:bottom w:val="none" w:sz="0" w:space="0" w:color="auto"/>
        <w:right w:val="none" w:sz="0" w:space="0" w:color="auto"/>
      </w:divBdr>
    </w:div>
    <w:div w:id="363334266">
      <w:bodyDiv w:val="1"/>
      <w:marLeft w:val="0"/>
      <w:marRight w:val="0"/>
      <w:marTop w:val="0"/>
      <w:marBottom w:val="0"/>
      <w:divBdr>
        <w:top w:val="none" w:sz="0" w:space="0" w:color="auto"/>
        <w:left w:val="none" w:sz="0" w:space="0" w:color="auto"/>
        <w:bottom w:val="none" w:sz="0" w:space="0" w:color="auto"/>
        <w:right w:val="none" w:sz="0" w:space="0" w:color="auto"/>
      </w:divBdr>
    </w:div>
    <w:div w:id="372119093">
      <w:bodyDiv w:val="1"/>
      <w:marLeft w:val="0"/>
      <w:marRight w:val="0"/>
      <w:marTop w:val="0"/>
      <w:marBottom w:val="0"/>
      <w:divBdr>
        <w:top w:val="none" w:sz="0" w:space="0" w:color="auto"/>
        <w:left w:val="none" w:sz="0" w:space="0" w:color="auto"/>
        <w:bottom w:val="none" w:sz="0" w:space="0" w:color="auto"/>
        <w:right w:val="none" w:sz="0" w:space="0" w:color="auto"/>
      </w:divBdr>
    </w:div>
    <w:div w:id="435756010">
      <w:bodyDiv w:val="1"/>
      <w:marLeft w:val="0"/>
      <w:marRight w:val="0"/>
      <w:marTop w:val="0"/>
      <w:marBottom w:val="0"/>
      <w:divBdr>
        <w:top w:val="none" w:sz="0" w:space="0" w:color="auto"/>
        <w:left w:val="none" w:sz="0" w:space="0" w:color="auto"/>
        <w:bottom w:val="none" w:sz="0" w:space="0" w:color="auto"/>
        <w:right w:val="none" w:sz="0" w:space="0" w:color="auto"/>
      </w:divBdr>
    </w:div>
    <w:div w:id="497311045">
      <w:bodyDiv w:val="1"/>
      <w:marLeft w:val="0"/>
      <w:marRight w:val="0"/>
      <w:marTop w:val="0"/>
      <w:marBottom w:val="0"/>
      <w:divBdr>
        <w:top w:val="none" w:sz="0" w:space="0" w:color="auto"/>
        <w:left w:val="none" w:sz="0" w:space="0" w:color="auto"/>
        <w:bottom w:val="none" w:sz="0" w:space="0" w:color="auto"/>
        <w:right w:val="none" w:sz="0" w:space="0" w:color="auto"/>
      </w:divBdr>
    </w:div>
    <w:div w:id="542332971">
      <w:bodyDiv w:val="1"/>
      <w:marLeft w:val="0"/>
      <w:marRight w:val="0"/>
      <w:marTop w:val="0"/>
      <w:marBottom w:val="0"/>
      <w:divBdr>
        <w:top w:val="none" w:sz="0" w:space="0" w:color="auto"/>
        <w:left w:val="none" w:sz="0" w:space="0" w:color="auto"/>
        <w:bottom w:val="none" w:sz="0" w:space="0" w:color="auto"/>
        <w:right w:val="none" w:sz="0" w:space="0" w:color="auto"/>
      </w:divBdr>
    </w:div>
    <w:div w:id="594939646">
      <w:bodyDiv w:val="1"/>
      <w:marLeft w:val="0"/>
      <w:marRight w:val="0"/>
      <w:marTop w:val="0"/>
      <w:marBottom w:val="0"/>
      <w:divBdr>
        <w:top w:val="none" w:sz="0" w:space="0" w:color="auto"/>
        <w:left w:val="none" w:sz="0" w:space="0" w:color="auto"/>
        <w:bottom w:val="none" w:sz="0" w:space="0" w:color="auto"/>
        <w:right w:val="none" w:sz="0" w:space="0" w:color="auto"/>
      </w:divBdr>
    </w:div>
    <w:div w:id="600383590">
      <w:bodyDiv w:val="1"/>
      <w:marLeft w:val="0"/>
      <w:marRight w:val="0"/>
      <w:marTop w:val="0"/>
      <w:marBottom w:val="0"/>
      <w:divBdr>
        <w:top w:val="none" w:sz="0" w:space="0" w:color="auto"/>
        <w:left w:val="none" w:sz="0" w:space="0" w:color="auto"/>
        <w:bottom w:val="none" w:sz="0" w:space="0" w:color="auto"/>
        <w:right w:val="none" w:sz="0" w:space="0" w:color="auto"/>
      </w:divBdr>
    </w:div>
    <w:div w:id="616105783">
      <w:bodyDiv w:val="1"/>
      <w:marLeft w:val="0"/>
      <w:marRight w:val="0"/>
      <w:marTop w:val="0"/>
      <w:marBottom w:val="0"/>
      <w:divBdr>
        <w:top w:val="none" w:sz="0" w:space="0" w:color="auto"/>
        <w:left w:val="none" w:sz="0" w:space="0" w:color="auto"/>
        <w:bottom w:val="none" w:sz="0" w:space="0" w:color="auto"/>
        <w:right w:val="none" w:sz="0" w:space="0" w:color="auto"/>
      </w:divBdr>
    </w:div>
    <w:div w:id="622657768">
      <w:bodyDiv w:val="1"/>
      <w:marLeft w:val="0"/>
      <w:marRight w:val="0"/>
      <w:marTop w:val="0"/>
      <w:marBottom w:val="0"/>
      <w:divBdr>
        <w:top w:val="none" w:sz="0" w:space="0" w:color="auto"/>
        <w:left w:val="none" w:sz="0" w:space="0" w:color="auto"/>
        <w:bottom w:val="none" w:sz="0" w:space="0" w:color="auto"/>
        <w:right w:val="none" w:sz="0" w:space="0" w:color="auto"/>
      </w:divBdr>
    </w:div>
    <w:div w:id="622732303">
      <w:bodyDiv w:val="1"/>
      <w:marLeft w:val="0"/>
      <w:marRight w:val="0"/>
      <w:marTop w:val="0"/>
      <w:marBottom w:val="0"/>
      <w:divBdr>
        <w:top w:val="none" w:sz="0" w:space="0" w:color="auto"/>
        <w:left w:val="none" w:sz="0" w:space="0" w:color="auto"/>
        <w:bottom w:val="none" w:sz="0" w:space="0" w:color="auto"/>
        <w:right w:val="none" w:sz="0" w:space="0" w:color="auto"/>
      </w:divBdr>
      <w:divsChild>
        <w:div w:id="1248995972">
          <w:blockQuote w:val="1"/>
          <w:marLeft w:val="720"/>
          <w:marRight w:val="720"/>
          <w:marTop w:val="100"/>
          <w:marBottom w:val="100"/>
          <w:divBdr>
            <w:top w:val="none" w:sz="0" w:space="0" w:color="auto"/>
            <w:left w:val="single" w:sz="24" w:space="0" w:color="7000F4"/>
            <w:bottom w:val="none" w:sz="0" w:space="0" w:color="auto"/>
            <w:right w:val="none" w:sz="0" w:space="0" w:color="auto"/>
          </w:divBdr>
        </w:div>
      </w:divsChild>
    </w:div>
    <w:div w:id="644310685">
      <w:bodyDiv w:val="1"/>
      <w:marLeft w:val="0"/>
      <w:marRight w:val="0"/>
      <w:marTop w:val="0"/>
      <w:marBottom w:val="0"/>
      <w:divBdr>
        <w:top w:val="none" w:sz="0" w:space="0" w:color="auto"/>
        <w:left w:val="none" w:sz="0" w:space="0" w:color="auto"/>
        <w:bottom w:val="none" w:sz="0" w:space="0" w:color="auto"/>
        <w:right w:val="none" w:sz="0" w:space="0" w:color="auto"/>
      </w:divBdr>
    </w:div>
    <w:div w:id="686714986">
      <w:bodyDiv w:val="1"/>
      <w:marLeft w:val="0"/>
      <w:marRight w:val="0"/>
      <w:marTop w:val="0"/>
      <w:marBottom w:val="0"/>
      <w:divBdr>
        <w:top w:val="none" w:sz="0" w:space="0" w:color="auto"/>
        <w:left w:val="none" w:sz="0" w:space="0" w:color="auto"/>
        <w:bottom w:val="none" w:sz="0" w:space="0" w:color="auto"/>
        <w:right w:val="none" w:sz="0" w:space="0" w:color="auto"/>
      </w:divBdr>
    </w:div>
    <w:div w:id="794718582">
      <w:bodyDiv w:val="1"/>
      <w:marLeft w:val="0"/>
      <w:marRight w:val="0"/>
      <w:marTop w:val="0"/>
      <w:marBottom w:val="0"/>
      <w:divBdr>
        <w:top w:val="none" w:sz="0" w:space="0" w:color="auto"/>
        <w:left w:val="none" w:sz="0" w:space="0" w:color="auto"/>
        <w:bottom w:val="none" w:sz="0" w:space="0" w:color="auto"/>
        <w:right w:val="none" w:sz="0" w:space="0" w:color="auto"/>
      </w:divBdr>
    </w:div>
    <w:div w:id="809055671">
      <w:bodyDiv w:val="1"/>
      <w:marLeft w:val="0"/>
      <w:marRight w:val="0"/>
      <w:marTop w:val="0"/>
      <w:marBottom w:val="0"/>
      <w:divBdr>
        <w:top w:val="none" w:sz="0" w:space="0" w:color="auto"/>
        <w:left w:val="none" w:sz="0" w:space="0" w:color="auto"/>
        <w:bottom w:val="none" w:sz="0" w:space="0" w:color="auto"/>
        <w:right w:val="none" w:sz="0" w:space="0" w:color="auto"/>
      </w:divBdr>
    </w:div>
    <w:div w:id="809902957">
      <w:bodyDiv w:val="1"/>
      <w:marLeft w:val="0"/>
      <w:marRight w:val="0"/>
      <w:marTop w:val="0"/>
      <w:marBottom w:val="0"/>
      <w:divBdr>
        <w:top w:val="none" w:sz="0" w:space="0" w:color="auto"/>
        <w:left w:val="none" w:sz="0" w:space="0" w:color="auto"/>
        <w:bottom w:val="none" w:sz="0" w:space="0" w:color="auto"/>
        <w:right w:val="none" w:sz="0" w:space="0" w:color="auto"/>
      </w:divBdr>
    </w:div>
    <w:div w:id="828011620">
      <w:bodyDiv w:val="1"/>
      <w:marLeft w:val="0"/>
      <w:marRight w:val="0"/>
      <w:marTop w:val="0"/>
      <w:marBottom w:val="0"/>
      <w:divBdr>
        <w:top w:val="none" w:sz="0" w:space="0" w:color="auto"/>
        <w:left w:val="none" w:sz="0" w:space="0" w:color="auto"/>
        <w:bottom w:val="none" w:sz="0" w:space="0" w:color="auto"/>
        <w:right w:val="none" w:sz="0" w:space="0" w:color="auto"/>
      </w:divBdr>
    </w:div>
    <w:div w:id="831482048">
      <w:bodyDiv w:val="1"/>
      <w:marLeft w:val="0"/>
      <w:marRight w:val="0"/>
      <w:marTop w:val="0"/>
      <w:marBottom w:val="0"/>
      <w:divBdr>
        <w:top w:val="none" w:sz="0" w:space="0" w:color="auto"/>
        <w:left w:val="none" w:sz="0" w:space="0" w:color="auto"/>
        <w:bottom w:val="none" w:sz="0" w:space="0" w:color="auto"/>
        <w:right w:val="none" w:sz="0" w:space="0" w:color="auto"/>
      </w:divBdr>
    </w:div>
    <w:div w:id="933172538">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1032339160">
      <w:bodyDiv w:val="1"/>
      <w:marLeft w:val="0"/>
      <w:marRight w:val="0"/>
      <w:marTop w:val="0"/>
      <w:marBottom w:val="0"/>
      <w:divBdr>
        <w:top w:val="none" w:sz="0" w:space="0" w:color="auto"/>
        <w:left w:val="none" w:sz="0" w:space="0" w:color="auto"/>
        <w:bottom w:val="none" w:sz="0" w:space="0" w:color="auto"/>
        <w:right w:val="none" w:sz="0" w:space="0" w:color="auto"/>
      </w:divBdr>
    </w:div>
    <w:div w:id="1038890964">
      <w:bodyDiv w:val="1"/>
      <w:marLeft w:val="0"/>
      <w:marRight w:val="0"/>
      <w:marTop w:val="0"/>
      <w:marBottom w:val="0"/>
      <w:divBdr>
        <w:top w:val="none" w:sz="0" w:space="0" w:color="auto"/>
        <w:left w:val="none" w:sz="0" w:space="0" w:color="auto"/>
        <w:bottom w:val="none" w:sz="0" w:space="0" w:color="auto"/>
        <w:right w:val="none" w:sz="0" w:space="0" w:color="auto"/>
      </w:divBdr>
    </w:div>
    <w:div w:id="1158498917">
      <w:bodyDiv w:val="1"/>
      <w:marLeft w:val="0"/>
      <w:marRight w:val="0"/>
      <w:marTop w:val="0"/>
      <w:marBottom w:val="0"/>
      <w:divBdr>
        <w:top w:val="none" w:sz="0" w:space="0" w:color="auto"/>
        <w:left w:val="none" w:sz="0" w:space="0" w:color="auto"/>
        <w:bottom w:val="none" w:sz="0" w:space="0" w:color="auto"/>
        <w:right w:val="none" w:sz="0" w:space="0" w:color="auto"/>
      </w:divBdr>
    </w:div>
    <w:div w:id="1188831231">
      <w:bodyDiv w:val="1"/>
      <w:marLeft w:val="0"/>
      <w:marRight w:val="0"/>
      <w:marTop w:val="0"/>
      <w:marBottom w:val="0"/>
      <w:divBdr>
        <w:top w:val="none" w:sz="0" w:space="0" w:color="auto"/>
        <w:left w:val="none" w:sz="0" w:space="0" w:color="auto"/>
        <w:bottom w:val="none" w:sz="0" w:space="0" w:color="auto"/>
        <w:right w:val="none" w:sz="0" w:space="0" w:color="auto"/>
      </w:divBdr>
    </w:div>
    <w:div w:id="1248467367">
      <w:bodyDiv w:val="1"/>
      <w:marLeft w:val="0"/>
      <w:marRight w:val="0"/>
      <w:marTop w:val="0"/>
      <w:marBottom w:val="0"/>
      <w:divBdr>
        <w:top w:val="none" w:sz="0" w:space="0" w:color="auto"/>
        <w:left w:val="none" w:sz="0" w:space="0" w:color="auto"/>
        <w:bottom w:val="none" w:sz="0" w:space="0" w:color="auto"/>
        <w:right w:val="none" w:sz="0" w:space="0" w:color="auto"/>
      </w:divBdr>
    </w:div>
    <w:div w:id="1257134250">
      <w:bodyDiv w:val="1"/>
      <w:marLeft w:val="0"/>
      <w:marRight w:val="0"/>
      <w:marTop w:val="0"/>
      <w:marBottom w:val="0"/>
      <w:divBdr>
        <w:top w:val="none" w:sz="0" w:space="0" w:color="auto"/>
        <w:left w:val="none" w:sz="0" w:space="0" w:color="auto"/>
        <w:bottom w:val="none" w:sz="0" w:space="0" w:color="auto"/>
        <w:right w:val="none" w:sz="0" w:space="0" w:color="auto"/>
      </w:divBdr>
    </w:div>
    <w:div w:id="1272084358">
      <w:bodyDiv w:val="1"/>
      <w:marLeft w:val="0"/>
      <w:marRight w:val="0"/>
      <w:marTop w:val="0"/>
      <w:marBottom w:val="0"/>
      <w:divBdr>
        <w:top w:val="none" w:sz="0" w:space="0" w:color="auto"/>
        <w:left w:val="none" w:sz="0" w:space="0" w:color="auto"/>
        <w:bottom w:val="none" w:sz="0" w:space="0" w:color="auto"/>
        <w:right w:val="none" w:sz="0" w:space="0" w:color="auto"/>
      </w:divBdr>
    </w:div>
    <w:div w:id="1366061054">
      <w:bodyDiv w:val="1"/>
      <w:marLeft w:val="0"/>
      <w:marRight w:val="0"/>
      <w:marTop w:val="0"/>
      <w:marBottom w:val="0"/>
      <w:divBdr>
        <w:top w:val="none" w:sz="0" w:space="0" w:color="auto"/>
        <w:left w:val="none" w:sz="0" w:space="0" w:color="auto"/>
        <w:bottom w:val="none" w:sz="0" w:space="0" w:color="auto"/>
        <w:right w:val="none" w:sz="0" w:space="0" w:color="auto"/>
      </w:divBdr>
    </w:div>
    <w:div w:id="1374618822">
      <w:bodyDiv w:val="1"/>
      <w:marLeft w:val="0"/>
      <w:marRight w:val="0"/>
      <w:marTop w:val="0"/>
      <w:marBottom w:val="0"/>
      <w:divBdr>
        <w:top w:val="none" w:sz="0" w:space="0" w:color="auto"/>
        <w:left w:val="none" w:sz="0" w:space="0" w:color="auto"/>
        <w:bottom w:val="none" w:sz="0" w:space="0" w:color="auto"/>
        <w:right w:val="none" w:sz="0" w:space="0" w:color="auto"/>
      </w:divBdr>
    </w:div>
    <w:div w:id="1421945752">
      <w:bodyDiv w:val="1"/>
      <w:marLeft w:val="0"/>
      <w:marRight w:val="0"/>
      <w:marTop w:val="0"/>
      <w:marBottom w:val="0"/>
      <w:divBdr>
        <w:top w:val="none" w:sz="0" w:space="0" w:color="auto"/>
        <w:left w:val="none" w:sz="0" w:space="0" w:color="auto"/>
        <w:bottom w:val="none" w:sz="0" w:space="0" w:color="auto"/>
        <w:right w:val="none" w:sz="0" w:space="0" w:color="auto"/>
      </w:divBdr>
    </w:div>
    <w:div w:id="1434007874">
      <w:bodyDiv w:val="1"/>
      <w:marLeft w:val="0"/>
      <w:marRight w:val="0"/>
      <w:marTop w:val="0"/>
      <w:marBottom w:val="0"/>
      <w:divBdr>
        <w:top w:val="none" w:sz="0" w:space="0" w:color="auto"/>
        <w:left w:val="none" w:sz="0" w:space="0" w:color="auto"/>
        <w:bottom w:val="none" w:sz="0" w:space="0" w:color="auto"/>
        <w:right w:val="none" w:sz="0" w:space="0" w:color="auto"/>
      </w:divBdr>
    </w:div>
    <w:div w:id="1476146216">
      <w:bodyDiv w:val="1"/>
      <w:marLeft w:val="0"/>
      <w:marRight w:val="0"/>
      <w:marTop w:val="0"/>
      <w:marBottom w:val="0"/>
      <w:divBdr>
        <w:top w:val="none" w:sz="0" w:space="0" w:color="auto"/>
        <w:left w:val="none" w:sz="0" w:space="0" w:color="auto"/>
        <w:bottom w:val="none" w:sz="0" w:space="0" w:color="auto"/>
        <w:right w:val="none" w:sz="0" w:space="0" w:color="auto"/>
      </w:divBdr>
    </w:div>
    <w:div w:id="1515152332">
      <w:bodyDiv w:val="1"/>
      <w:marLeft w:val="0"/>
      <w:marRight w:val="0"/>
      <w:marTop w:val="0"/>
      <w:marBottom w:val="0"/>
      <w:divBdr>
        <w:top w:val="none" w:sz="0" w:space="0" w:color="auto"/>
        <w:left w:val="none" w:sz="0" w:space="0" w:color="auto"/>
        <w:bottom w:val="none" w:sz="0" w:space="0" w:color="auto"/>
        <w:right w:val="none" w:sz="0" w:space="0" w:color="auto"/>
      </w:divBdr>
    </w:div>
    <w:div w:id="1643997623">
      <w:bodyDiv w:val="1"/>
      <w:marLeft w:val="0"/>
      <w:marRight w:val="0"/>
      <w:marTop w:val="0"/>
      <w:marBottom w:val="0"/>
      <w:divBdr>
        <w:top w:val="none" w:sz="0" w:space="0" w:color="auto"/>
        <w:left w:val="none" w:sz="0" w:space="0" w:color="auto"/>
        <w:bottom w:val="none" w:sz="0" w:space="0" w:color="auto"/>
        <w:right w:val="none" w:sz="0" w:space="0" w:color="auto"/>
      </w:divBdr>
    </w:div>
    <w:div w:id="1644693181">
      <w:bodyDiv w:val="1"/>
      <w:marLeft w:val="0"/>
      <w:marRight w:val="0"/>
      <w:marTop w:val="0"/>
      <w:marBottom w:val="0"/>
      <w:divBdr>
        <w:top w:val="none" w:sz="0" w:space="0" w:color="auto"/>
        <w:left w:val="none" w:sz="0" w:space="0" w:color="auto"/>
        <w:bottom w:val="none" w:sz="0" w:space="0" w:color="auto"/>
        <w:right w:val="none" w:sz="0" w:space="0" w:color="auto"/>
      </w:divBdr>
    </w:div>
    <w:div w:id="1708288030">
      <w:bodyDiv w:val="1"/>
      <w:marLeft w:val="0"/>
      <w:marRight w:val="0"/>
      <w:marTop w:val="0"/>
      <w:marBottom w:val="0"/>
      <w:divBdr>
        <w:top w:val="none" w:sz="0" w:space="0" w:color="auto"/>
        <w:left w:val="none" w:sz="0" w:space="0" w:color="auto"/>
        <w:bottom w:val="none" w:sz="0" w:space="0" w:color="auto"/>
        <w:right w:val="none" w:sz="0" w:space="0" w:color="auto"/>
      </w:divBdr>
    </w:div>
    <w:div w:id="1724788516">
      <w:bodyDiv w:val="1"/>
      <w:marLeft w:val="0"/>
      <w:marRight w:val="0"/>
      <w:marTop w:val="0"/>
      <w:marBottom w:val="0"/>
      <w:divBdr>
        <w:top w:val="none" w:sz="0" w:space="0" w:color="auto"/>
        <w:left w:val="none" w:sz="0" w:space="0" w:color="auto"/>
        <w:bottom w:val="none" w:sz="0" w:space="0" w:color="auto"/>
        <w:right w:val="none" w:sz="0" w:space="0" w:color="auto"/>
      </w:divBdr>
    </w:div>
    <w:div w:id="1742672502">
      <w:bodyDiv w:val="1"/>
      <w:marLeft w:val="0"/>
      <w:marRight w:val="0"/>
      <w:marTop w:val="0"/>
      <w:marBottom w:val="0"/>
      <w:divBdr>
        <w:top w:val="none" w:sz="0" w:space="0" w:color="auto"/>
        <w:left w:val="none" w:sz="0" w:space="0" w:color="auto"/>
        <w:bottom w:val="none" w:sz="0" w:space="0" w:color="auto"/>
        <w:right w:val="none" w:sz="0" w:space="0" w:color="auto"/>
      </w:divBdr>
    </w:div>
    <w:div w:id="1744521910">
      <w:bodyDiv w:val="1"/>
      <w:marLeft w:val="0"/>
      <w:marRight w:val="0"/>
      <w:marTop w:val="0"/>
      <w:marBottom w:val="0"/>
      <w:divBdr>
        <w:top w:val="none" w:sz="0" w:space="0" w:color="auto"/>
        <w:left w:val="none" w:sz="0" w:space="0" w:color="auto"/>
        <w:bottom w:val="none" w:sz="0" w:space="0" w:color="auto"/>
        <w:right w:val="none" w:sz="0" w:space="0" w:color="auto"/>
      </w:divBdr>
    </w:div>
    <w:div w:id="1769159624">
      <w:bodyDiv w:val="1"/>
      <w:marLeft w:val="0"/>
      <w:marRight w:val="0"/>
      <w:marTop w:val="0"/>
      <w:marBottom w:val="0"/>
      <w:divBdr>
        <w:top w:val="none" w:sz="0" w:space="0" w:color="auto"/>
        <w:left w:val="none" w:sz="0" w:space="0" w:color="auto"/>
        <w:bottom w:val="none" w:sz="0" w:space="0" w:color="auto"/>
        <w:right w:val="none" w:sz="0" w:space="0" w:color="auto"/>
      </w:divBdr>
    </w:div>
    <w:div w:id="1836337783">
      <w:bodyDiv w:val="1"/>
      <w:marLeft w:val="0"/>
      <w:marRight w:val="0"/>
      <w:marTop w:val="0"/>
      <w:marBottom w:val="0"/>
      <w:divBdr>
        <w:top w:val="none" w:sz="0" w:space="0" w:color="auto"/>
        <w:left w:val="none" w:sz="0" w:space="0" w:color="auto"/>
        <w:bottom w:val="none" w:sz="0" w:space="0" w:color="auto"/>
        <w:right w:val="none" w:sz="0" w:space="0" w:color="auto"/>
      </w:divBdr>
    </w:div>
    <w:div w:id="1971744604">
      <w:bodyDiv w:val="1"/>
      <w:marLeft w:val="0"/>
      <w:marRight w:val="0"/>
      <w:marTop w:val="0"/>
      <w:marBottom w:val="0"/>
      <w:divBdr>
        <w:top w:val="none" w:sz="0" w:space="0" w:color="auto"/>
        <w:left w:val="none" w:sz="0" w:space="0" w:color="auto"/>
        <w:bottom w:val="none" w:sz="0" w:space="0" w:color="auto"/>
        <w:right w:val="none" w:sz="0" w:space="0" w:color="auto"/>
      </w:divBdr>
    </w:div>
    <w:div w:id="2036541973">
      <w:bodyDiv w:val="1"/>
      <w:marLeft w:val="0"/>
      <w:marRight w:val="0"/>
      <w:marTop w:val="0"/>
      <w:marBottom w:val="0"/>
      <w:divBdr>
        <w:top w:val="none" w:sz="0" w:space="0" w:color="auto"/>
        <w:left w:val="none" w:sz="0" w:space="0" w:color="auto"/>
        <w:bottom w:val="none" w:sz="0" w:space="0" w:color="auto"/>
        <w:right w:val="none" w:sz="0" w:space="0" w:color="auto"/>
      </w:divBdr>
    </w:div>
    <w:div w:id="213767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s://vi.wikipedia.org/wiki/%C4%90a_n%E1%BB%81n_t%E1%BA%A3ng" TargetMode="External"/><Relationship Id="rId26" Type="http://schemas.openxmlformats.org/officeDocument/2006/relationships/hyperlink" Target="https://vi.wikipedia.org/wiki/To%C3%A1n_t%E1%BB%AD" TargetMode="External"/><Relationship Id="rId39" Type="http://schemas.openxmlformats.org/officeDocument/2006/relationships/image" Target="media/image9.jpeg"/><Relationship Id="rId21" Type="http://schemas.openxmlformats.org/officeDocument/2006/relationships/hyperlink" Target="https://vi.wikipedia.org/w/index.php?title=Truy_v%E1%BA%A5n_ph%E1%BB%A9c_h%E1%BB%A3p&amp;action=edit&amp;redlink=1" TargetMode="External"/><Relationship Id="rId34" Type="http://schemas.openxmlformats.org/officeDocument/2006/relationships/hyperlink" Target="https://topthuthuat.com/ubuntu-la-gi/" TargetMode="External"/><Relationship Id="rId42" Type="http://schemas.openxmlformats.org/officeDocument/2006/relationships/image" Target="media/image11.png"/><Relationship Id="rId47" Type="http://schemas.openxmlformats.org/officeDocument/2006/relationships/hyperlink" Target="https://www.khronos.org/registry/OpenGL/extensions/ANDROID/ANDROID_extension_pack_es31a.txt" TargetMode="External"/><Relationship Id="rId50" Type="http://schemas.openxmlformats.org/officeDocument/2006/relationships/hyperlink" Target="https://en.wikipedia.org/wiki/Floating_point_unit" TargetMode="External"/><Relationship Id="rId55" Type="http://schemas.openxmlformats.org/officeDocument/2006/relationships/image" Target="media/image14.png"/><Relationship Id="rId7" Type="http://schemas.openxmlformats.org/officeDocument/2006/relationships/hyperlink" Target="http://itplus-academy.edu.vn/Khoa-hoc-lap-trinh-Python-PYTHON-FOR-EVERYBODY.html" TargetMode="External"/><Relationship Id="rId12" Type="http://schemas.openxmlformats.org/officeDocument/2006/relationships/hyperlink" Target="http://itplus-academy.edu.vn/Khoa-hoc-lap-trinh-Python-PYTHON-FOR-EVERYBODY.html" TargetMode="External"/><Relationship Id="rId17" Type="http://schemas.openxmlformats.org/officeDocument/2006/relationships/hyperlink" Target="https://vi.wikipedia.org/wiki/H%E1%BB%87_%C4%91i%E1%BB%81u_h%C3%A0nh" TargetMode="External"/><Relationship Id="rId25" Type="http://schemas.openxmlformats.org/officeDocument/2006/relationships/hyperlink" Target="https://vi.wikipedia.org/wiki/H%C3%A0m" TargetMode="External"/><Relationship Id="rId33" Type="http://schemas.openxmlformats.org/officeDocument/2006/relationships/hyperlink" Target="http://ubuntu.org/" TargetMode="External"/><Relationship Id="rId38" Type="http://schemas.openxmlformats.org/officeDocument/2006/relationships/image" Target="media/image8.png"/><Relationship Id="rId46" Type="http://schemas.openxmlformats.org/officeDocument/2006/relationships/hyperlink" Target="https://thuthuat.taimienphi.vn/api-la-gi-30030n.asp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C_(ng%C3%B4n_ng%E1%BB%AF_l%E1%BA%ADp_tr%C3%ACnh)" TargetMode="External"/><Relationship Id="rId20" Type="http://schemas.openxmlformats.org/officeDocument/2006/relationships/hyperlink" Target="https://vi.wikipedia.org/w/index.php?title=Object-relational_database&amp;action=edit&amp;redlink=1" TargetMode="External"/><Relationship Id="rId29" Type="http://schemas.openxmlformats.org/officeDocument/2006/relationships/image" Target="media/image3.png"/><Relationship Id="rId41" Type="http://schemas.openxmlformats.org/officeDocument/2006/relationships/hyperlink" Target="https://flutter.dev/docs" TargetMode="External"/><Relationship Id="rId54" Type="http://schemas.openxmlformats.org/officeDocument/2006/relationships/hyperlink" Target="https://wiki.matbao.net/kb/ssd-la-gi-nhung-luu-y-khi-mua-o-cung-ss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plus-academy.edu.vn/Lap-trinh-CC-cung-FPT-Software.html" TargetMode="External"/><Relationship Id="rId24" Type="http://schemas.openxmlformats.org/officeDocument/2006/relationships/hyperlink" Target="https://vi.wikipedia.org/wiki/Giao_d%E1%BB%8Bch" TargetMode="External"/><Relationship Id="rId32" Type="http://schemas.openxmlformats.org/officeDocument/2006/relationships/hyperlink" Target="https://www.bkns.vn/sql-server-la-gi.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en.wikipedia.org/wiki/Deprecation" TargetMode="External"/><Relationship Id="rId53" Type="http://schemas.openxmlformats.org/officeDocument/2006/relationships/hyperlink" Target="https://www.matbao.net/cloud-server-linux.html" TargetMode="External"/><Relationship Id="rId58" Type="http://schemas.openxmlformats.org/officeDocument/2006/relationships/hyperlink" Target="https://vinahost.vn/email-hosting.html" TargetMode="External"/><Relationship Id="rId5" Type="http://schemas.openxmlformats.org/officeDocument/2006/relationships/settings" Target="settings.xml"/><Relationship Id="rId15" Type="http://schemas.openxmlformats.org/officeDocument/2006/relationships/hyperlink" Target="https://vi.wikipedia.org/w/index.php?title=BSD_license&amp;action=edit&amp;redlink=1" TargetMode="External"/><Relationship Id="rId23" Type="http://schemas.openxmlformats.org/officeDocument/2006/relationships/hyperlink" Target="https://vi.wikipedia.org/w/index.php?title=T%C3%ADnh_to%C3%A0n_v%E1%BA%B9n_(giao_d%E1%BB%8Bch)&amp;action=edit&amp;redlink=1"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hyperlink" Target="https://en.wikipedia.org/wiki/Fixed-point_arithmetic" TargetMode="External"/><Relationship Id="rId57" Type="http://schemas.openxmlformats.org/officeDocument/2006/relationships/hyperlink" Target="https://vinahost.vn/hosting.html" TargetMode="External"/><Relationship Id="rId10" Type="http://schemas.openxmlformats.org/officeDocument/2006/relationships/hyperlink" Target="http://itplus-academy.edu.vn/Khoa-hoc-lap-trinh-java-co-ban.html" TargetMode="External"/><Relationship Id="rId19" Type="http://schemas.openxmlformats.org/officeDocument/2006/relationships/hyperlink" Target="https://vi.wikipedia.org/wiki/Th%E1%BB%83_lo%E1%BA%A1i_ph%E1%BA%A7n_m%E1%BB%81m" TargetMode="Externa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hyperlink" Target="https://github.com/"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itplus-academy.edu.vn/Lap-trinh-CC-cung-FPT-Software.html" TargetMode="External"/><Relationship Id="rId14" Type="http://schemas.openxmlformats.org/officeDocument/2006/relationships/hyperlink" Target="https://vi.wikipedia.org/w/index.php?title=Gi%E1%BA%A5y_ph%C3%A9p_s%E1%BB%AD_d%E1%BB%A5ng&amp;action=edit&amp;redlink=1" TargetMode="External"/><Relationship Id="rId22" Type="http://schemas.openxmlformats.org/officeDocument/2006/relationships/hyperlink" Target="https://vi.wikipedia.org/w/index.php?title=Khung_nh%C3%ACn&amp;action=edit&amp;redlink=1"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topthuthuat.com/ubuntu-la-gi/" TargetMode="External"/><Relationship Id="rId43" Type="http://schemas.openxmlformats.org/officeDocument/2006/relationships/image" Target="media/image12.png"/><Relationship Id="rId48" Type="http://schemas.openxmlformats.org/officeDocument/2006/relationships/hyperlink" Target="https://en.wikipedia.org/wiki/Fixed-point_arithmetic" TargetMode="External"/><Relationship Id="rId56" Type="http://schemas.openxmlformats.org/officeDocument/2006/relationships/image" Target="media/image15.png"/><Relationship Id="rId8" Type="http://schemas.openxmlformats.org/officeDocument/2006/relationships/hyperlink" Target="http://itplus-academy.edu.vn/Khoa-hoc-lap-trinh-Python-PYTHON-FOR-EVERYBODY.html" TargetMode="External"/><Relationship Id="rId51" Type="http://schemas.openxmlformats.org/officeDocument/2006/relationships/hyperlink" Target="http://github.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CE677-3CCC-4521-9DB8-6CCD32315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Pages>
  <Words>7309</Words>
  <Characters>41663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2020-07-24T12:58:00Z</dcterms:created>
  <dcterms:modified xsi:type="dcterms:W3CDTF">2020-07-26T15:26:00Z</dcterms:modified>
</cp:coreProperties>
</file>